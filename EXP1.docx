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B2E61" w14:textId="77777777" w:rsidR="00A71051" w:rsidRDefault="00944C6A">
      <w:pPr>
        <w:spacing w:before="81" w:line="360" w:lineRule="auto"/>
        <w:ind w:left="11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 No 1: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Evidence Acquisition Using </w:t>
      </w:r>
      <w:proofErr w:type="spellStart"/>
      <w:r>
        <w:rPr>
          <w:rFonts w:ascii="Times New Roman" w:eastAsia="Times New Roman" w:hAnsi="Times New Roman" w:cs="Times New Roman"/>
          <w:b/>
          <w:bCs/>
          <w:sz w:val="24"/>
          <w:szCs w:val="24"/>
        </w:rPr>
        <w:t>AccessData</w:t>
      </w:r>
      <w:proofErr w:type="spellEnd"/>
      <w:r>
        <w:rPr>
          <w:rFonts w:ascii="Times New Roman" w:eastAsia="Times New Roman" w:hAnsi="Times New Roman" w:cs="Times New Roman"/>
          <w:b/>
          <w:bCs/>
          <w:sz w:val="24"/>
          <w:szCs w:val="24"/>
        </w:rPr>
        <w:t xml:space="preserve"> FTK Imager</w:t>
      </w:r>
    </w:p>
    <w:p w14:paraId="396F0FF0" w14:textId="77777777" w:rsidR="00A71051" w:rsidRDefault="00944C6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Date</w:t>
      </w:r>
      <w:r>
        <w:rPr>
          <w:rFonts w:ascii="Times New Roman" w:eastAsia="Times New Roman" w:hAnsi="Times New Roman" w:cs="Times New Roman"/>
          <w:color w:val="000000"/>
          <w:sz w:val="24"/>
          <w:szCs w:val="24"/>
        </w:rPr>
        <w:t xml:space="preserve">: </w:t>
      </w:r>
    </w:p>
    <w:p w14:paraId="74C335B6" w14:textId="77777777" w:rsidR="00A71051" w:rsidRDefault="00A71051">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p>
    <w:p w14:paraId="7FF08AEA" w14:textId="77777777" w:rsidR="00A71051" w:rsidRDefault="00944C6A">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p w14:paraId="4A0E2054" w14:textId="77777777" w:rsidR="00A71051" w:rsidRDefault="00944C6A">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Forensic Toolkit or FTK is a computer forensics software product made by </w:t>
      </w:r>
      <w:proofErr w:type="spellStart"/>
      <w:r>
        <w:rPr>
          <w:rFonts w:ascii="Times New Roman" w:eastAsia="Times New Roman" w:hAnsi="Times New Roman" w:cs="Times New Roman"/>
          <w:color w:val="000000"/>
          <w:sz w:val="24"/>
          <w:szCs w:val="24"/>
        </w:rPr>
        <w:t>AccessData</w:t>
      </w:r>
      <w:proofErr w:type="spellEnd"/>
      <w:r>
        <w:rPr>
          <w:rFonts w:ascii="Times New Roman" w:eastAsia="Times New Roman" w:hAnsi="Times New Roman" w:cs="Times New Roman"/>
          <w:color w:val="000000"/>
          <w:sz w:val="24"/>
          <w:szCs w:val="24"/>
        </w:rPr>
        <w:t>. This is a Windows based commercial product. For forensic investigations, the same development team has created a free version of the commercial product with fewer functionalities. This FTK Imager tool is capable of both acquiring and analyzing computer forensic evidence.</w:t>
      </w:r>
    </w:p>
    <w:p w14:paraId="1AFB10F5" w14:textId="77777777" w:rsidR="00A71051" w:rsidRDefault="00944C6A">
      <w:pPr>
        <w:pBdr>
          <w:top w:val="nil"/>
          <w:left w:val="nil"/>
          <w:bottom w:val="nil"/>
          <w:right w:val="nil"/>
          <w:between w:val="nil"/>
        </w:pBdr>
        <w:spacing w:before="121"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evidence FTK Imager can acquire can be split into two main parts. They are:</w:t>
      </w:r>
    </w:p>
    <w:p w14:paraId="2CC643B3" w14:textId="77777777" w:rsidR="00A71051" w:rsidRDefault="00944C6A">
      <w:pPr>
        <w:numPr>
          <w:ilvl w:val="0"/>
          <w:numId w:val="1"/>
        </w:numPr>
        <w:pBdr>
          <w:top w:val="nil"/>
          <w:left w:val="nil"/>
          <w:bottom w:val="nil"/>
          <w:right w:val="nil"/>
          <w:between w:val="nil"/>
        </w:pBdr>
        <w:tabs>
          <w:tab w:val="left" w:pos="838"/>
          <w:tab w:val="left" w:pos="840"/>
        </w:tabs>
        <w:spacing w:before="118"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volatile memory</w:t>
      </w:r>
    </w:p>
    <w:p w14:paraId="4D1FE273" w14:textId="77777777" w:rsidR="00A71051" w:rsidRDefault="00944C6A">
      <w:pPr>
        <w:numPr>
          <w:ilvl w:val="0"/>
          <w:numId w:val="1"/>
        </w:numPr>
        <w:pBdr>
          <w:top w:val="nil"/>
          <w:left w:val="nil"/>
          <w:bottom w:val="nil"/>
          <w:right w:val="nil"/>
          <w:between w:val="nil"/>
        </w:pBdr>
        <w:tabs>
          <w:tab w:val="left" w:pos="838"/>
          <w:tab w:val="left" w:pos="840"/>
        </w:tabs>
        <w:spacing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non-volatile memory (Hard disk)</w:t>
      </w:r>
    </w:p>
    <w:p w14:paraId="5B3F2700" w14:textId="77777777" w:rsidR="00A71051" w:rsidRDefault="00944C6A">
      <w:pPr>
        <w:pBdr>
          <w:top w:val="nil"/>
          <w:left w:val="nil"/>
          <w:bottom w:val="nil"/>
          <w:right w:val="nil"/>
          <w:between w:val="nil"/>
        </w:pBdr>
        <w:spacing w:before="126"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two possible ways this tool can be used in forensics image acquisitions:</w:t>
      </w:r>
    </w:p>
    <w:p w14:paraId="20C800F2" w14:textId="77777777" w:rsidR="00A71051" w:rsidRDefault="00944C6A">
      <w:pPr>
        <w:numPr>
          <w:ilvl w:val="0"/>
          <w:numId w:val="1"/>
        </w:numPr>
        <w:pBdr>
          <w:top w:val="nil"/>
          <w:left w:val="nil"/>
          <w:bottom w:val="nil"/>
          <w:right w:val="nil"/>
          <w:between w:val="nil"/>
        </w:pBdr>
        <w:tabs>
          <w:tab w:val="left" w:pos="838"/>
          <w:tab w:val="left" w:pos="840"/>
        </w:tabs>
        <w:spacing w:before="118" w:line="360" w:lineRule="auto"/>
        <w:ind w:right="404"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FTK Imager portable version in a USB pen drive or HDD and opening it directly from the evidence machine. This option is most frequently used in live data acquisition where the evidence PC/laptop is switched on.</w:t>
      </w:r>
    </w:p>
    <w:p w14:paraId="33D90481" w14:textId="77777777" w:rsidR="00A71051" w:rsidRDefault="00944C6A">
      <w:pPr>
        <w:numPr>
          <w:ilvl w:val="0"/>
          <w:numId w:val="1"/>
        </w:numPr>
        <w:pBdr>
          <w:top w:val="nil"/>
          <w:left w:val="nil"/>
          <w:bottom w:val="nil"/>
          <w:right w:val="nil"/>
          <w:between w:val="nil"/>
        </w:pBdr>
        <w:tabs>
          <w:tab w:val="left" w:pos="838"/>
          <w:tab w:val="left" w:pos="840"/>
        </w:tabs>
        <w:spacing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Installing FTK Imager on the investigator’s laptop.</w:t>
      </w:r>
    </w:p>
    <w:p w14:paraId="278E925F" w14:textId="77777777" w:rsidR="00A71051" w:rsidRDefault="00944C6A">
      <w:pPr>
        <w:pBdr>
          <w:top w:val="nil"/>
          <w:left w:val="nil"/>
          <w:bottom w:val="nil"/>
          <w:right w:val="nil"/>
          <w:between w:val="nil"/>
        </w:pBdr>
        <w:spacing w:line="360" w:lineRule="auto"/>
        <w:ind w:left="83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case the source disk should be mounted into the investigator’s laptop via write blocker. The write blocker prevents data being modified in the evidence source disk while providing read-only access to the investigator’s laptop. This helps to maintain the integrity of the source disk.</w:t>
      </w:r>
    </w:p>
    <w:p w14:paraId="23920142" w14:textId="77777777" w:rsidR="00A71051" w:rsidRDefault="00944C6A">
      <w:pPr>
        <w:pStyle w:val="Title"/>
        <w:spacing w:line="360" w:lineRule="auto"/>
        <w:ind w:firstLine="1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Acquiring volatile memory using FTK Imager</w:t>
      </w:r>
    </w:p>
    <w:p w14:paraId="3347040A" w14:textId="77777777" w:rsidR="00A71051" w:rsidRDefault="00944C6A">
      <w:pPr>
        <w:pBdr>
          <w:top w:val="nil"/>
          <w:left w:val="nil"/>
          <w:bottom w:val="nil"/>
          <w:right w:val="nil"/>
          <w:between w:val="nil"/>
        </w:pBdr>
        <w:spacing w:before="119" w:line="360" w:lineRule="auto"/>
        <w:ind w:left="11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FTK Imager tool helps investigators to collect the complete volatile memory (RAM) of a computer. The following steps will show you how to do this.</w:t>
      </w:r>
    </w:p>
    <w:p w14:paraId="4672BCEA" w14:textId="77777777" w:rsidR="00A71051" w:rsidRDefault="00A71051">
      <w:pPr>
        <w:pBdr>
          <w:top w:val="nil"/>
          <w:left w:val="nil"/>
          <w:bottom w:val="nil"/>
          <w:right w:val="nil"/>
          <w:between w:val="nil"/>
        </w:pBdr>
        <w:spacing w:before="119" w:line="360" w:lineRule="auto"/>
        <w:ind w:left="119" w:right="318"/>
        <w:jc w:val="both"/>
        <w:rPr>
          <w:rFonts w:ascii="Times New Roman" w:eastAsia="Times New Roman" w:hAnsi="Times New Roman" w:cs="Times New Roman"/>
          <w:color w:val="000000"/>
          <w:sz w:val="24"/>
          <w:szCs w:val="24"/>
        </w:rPr>
      </w:pPr>
    </w:p>
    <w:p w14:paraId="3AC62936"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FTK Imager and navigate to the volatile memory icon (capture memory).</w:t>
      </w:r>
    </w:p>
    <w:p w14:paraId="5F27CC0A" w14:textId="77777777" w:rsidR="00A71051" w:rsidRDefault="00A71051"/>
    <w:p w14:paraId="14CB8A28" w14:textId="77777777" w:rsidR="00A71051" w:rsidRDefault="00A71051"/>
    <w:p w14:paraId="5F7FD0EF" w14:textId="77777777" w:rsidR="00A71051" w:rsidRDefault="00A71051"/>
    <w:p w14:paraId="457F47B3" w14:textId="77777777" w:rsidR="00A71051" w:rsidRDefault="00A71051"/>
    <w:p w14:paraId="3EEE86ED" w14:textId="77777777" w:rsidR="00A71051" w:rsidRDefault="00A71051"/>
    <w:p w14:paraId="5FBB1753" w14:textId="77777777" w:rsidR="00A71051" w:rsidRDefault="00A71051"/>
    <w:p w14:paraId="277AB434" w14:textId="77777777" w:rsidR="00A71051" w:rsidRDefault="00A71051"/>
    <w:p w14:paraId="295FFBB2" w14:textId="77777777" w:rsidR="00A71051" w:rsidRDefault="00A71051"/>
    <w:p w14:paraId="6247961B" w14:textId="77777777" w:rsidR="00A71051" w:rsidRDefault="00A71051"/>
    <w:sdt>
      <w:sdtPr>
        <w:tag w:val="goog_rdk_2"/>
        <w:id w:val="78955408"/>
      </w:sdtPr>
      <w:sdtEndPr/>
      <w:sdtContent>
        <w:p w14:paraId="6F567DB8" w14:textId="77777777" w:rsidR="00A71051" w:rsidRDefault="00944C6A">
          <w:pPr>
            <w:rPr>
              <w:ins w:id="0" w:author="SIDAGAM VAMSI CHARAN 2024-CSE" w:date="2026-07-30T06:22:00Z"/>
            </w:rPr>
          </w:pPr>
          <w:sdt>
            <w:sdtPr>
              <w:tag w:val="goog_rdk_1"/>
              <w:id w:val="-1028928193"/>
            </w:sdtPr>
            <w:sdtEndPr/>
            <w:sdtContent/>
          </w:sdt>
        </w:p>
      </w:sdtContent>
    </w:sdt>
    <w:p w14:paraId="6421FBF8" w14:textId="77777777" w:rsidR="00A71051" w:rsidRDefault="00A71051"/>
    <w:p w14:paraId="06CC4A50" w14:textId="77777777" w:rsidR="00A71051" w:rsidRDefault="00A71051">
      <w:pPr>
        <w:rPr>
          <w:rFonts w:ascii="Times New Roman" w:eastAsia="Times New Roman" w:hAnsi="Times New Roman" w:cs="Times New Roman"/>
          <w:sz w:val="24"/>
          <w:szCs w:val="24"/>
        </w:rPr>
      </w:pPr>
    </w:p>
    <w:p w14:paraId="664BA425" w14:textId="6EBC49CC" w:rsidR="00A71051" w:rsidRDefault="001F3700" w:rsidP="001F3700">
      <w:pPr>
        <w:tabs>
          <w:tab w:val="left" w:pos="3270"/>
        </w:tabs>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486803C1" wp14:editId="1978A268">
            <wp:extent cx="4597400" cy="2873374"/>
            <wp:effectExtent l="0" t="0" r="0" b="3810"/>
            <wp:docPr id="1548388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64158" name="Picture 9885641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9007" cy="2893128"/>
                    </a:xfrm>
                    <a:prstGeom prst="rect">
                      <a:avLst/>
                    </a:prstGeom>
                  </pic:spPr>
                </pic:pic>
              </a:graphicData>
            </a:graphic>
          </wp:inline>
        </w:drawing>
      </w:r>
    </w:p>
    <w:p w14:paraId="5A8F0B69" w14:textId="77777777" w:rsidR="001F3700" w:rsidRDefault="001F3700" w:rsidP="001F3700">
      <w:pPr>
        <w:tabs>
          <w:tab w:val="left" w:pos="3270"/>
        </w:tabs>
        <w:jc w:val="center"/>
        <w:rPr>
          <w:rFonts w:ascii="Times New Roman" w:eastAsia="Times New Roman" w:hAnsi="Times New Roman" w:cs="Times New Roman"/>
          <w:sz w:val="24"/>
          <w:szCs w:val="24"/>
        </w:rPr>
      </w:pPr>
    </w:p>
    <w:p w14:paraId="72384371" w14:textId="738039E3" w:rsidR="001F3700" w:rsidRDefault="001F3700" w:rsidP="001F3700">
      <w:pPr>
        <w:tabs>
          <w:tab w:val="left" w:pos="3270"/>
        </w:tabs>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1939B2C7" wp14:editId="43045D35">
            <wp:extent cx="4665134" cy="2915709"/>
            <wp:effectExtent l="0" t="0" r="2540" b="0"/>
            <wp:docPr id="748553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26247" name="Picture 12589262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8883" cy="2918052"/>
                    </a:xfrm>
                    <a:prstGeom prst="rect">
                      <a:avLst/>
                    </a:prstGeom>
                  </pic:spPr>
                </pic:pic>
              </a:graphicData>
            </a:graphic>
          </wp:inline>
        </w:drawing>
      </w:r>
    </w:p>
    <w:p w14:paraId="7EE50B69" w14:textId="77777777" w:rsidR="00A71051" w:rsidRDefault="00A71051">
      <w:pPr>
        <w:pBdr>
          <w:top w:val="nil"/>
          <w:left w:val="nil"/>
          <w:bottom w:val="nil"/>
          <w:right w:val="nil"/>
          <w:between w:val="nil"/>
        </w:pBdr>
        <w:spacing w:before="1" w:line="360" w:lineRule="auto"/>
        <w:jc w:val="both"/>
        <w:rPr>
          <w:rFonts w:ascii="Times New Roman" w:eastAsia="Times New Roman" w:hAnsi="Times New Roman" w:cs="Times New Roman"/>
          <w:color w:val="000000"/>
          <w:sz w:val="24"/>
          <w:szCs w:val="24"/>
        </w:rPr>
      </w:pPr>
    </w:p>
    <w:p w14:paraId="33F3B188" w14:textId="77777777" w:rsidR="00A71051" w:rsidRDefault="00944C6A">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NOTE: </w:t>
      </w:r>
      <w:r>
        <w:rPr>
          <w:rFonts w:ascii="Times New Roman" w:eastAsia="Times New Roman" w:hAnsi="Times New Roman" w:cs="Times New Roman"/>
          <w:color w:val="000000"/>
          <w:sz w:val="24"/>
          <w:szCs w:val="24"/>
        </w:rPr>
        <w:t xml:space="preserve">This tool provides options to include </w:t>
      </w:r>
      <w:proofErr w:type="spellStart"/>
      <w:r>
        <w:rPr>
          <w:rFonts w:ascii="Times New Roman" w:eastAsia="Times New Roman" w:hAnsi="Times New Roman" w:cs="Times New Roman"/>
          <w:color w:val="000000"/>
          <w:sz w:val="24"/>
          <w:szCs w:val="24"/>
        </w:rPr>
        <w:t>pagefile</w:t>
      </w:r>
      <w:proofErr w:type="spellEnd"/>
      <w:r>
        <w:rPr>
          <w:rFonts w:ascii="Times New Roman" w:eastAsia="Times New Roman" w:hAnsi="Times New Roman" w:cs="Times New Roman"/>
          <w:color w:val="000000"/>
          <w:sz w:val="24"/>
          <w:szCs w:val="24"/>
        </w:rPr>
        <w:t xml:space="preserve"> and AD1 files when acquiring the volatile memory.</w:t>
      </w:r>
    </w:p>
    <w:p w14:paraId="26EE87F3" w14:textId="77777777" w:rsidR="00A71051" w:rsidRDefault="00944C6A">
      <w:pPr>
        <w:pBdr>
          <w:top w:val="nil"/>
          <w:left w:val="nil"/>
          <w:bottom w:val="nil"/>
          <w:right w:val="nil"/>
          <w:between w:val="nil"/>
        </w:pBdr>
        <w:spacing w:before="120" w:line="360" w:lineRule="auto"/>
        <w:ind w:left="119" w:right="127"/>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bCs/>
          <w:color w:val="000000"/>
          <w:sz w:val="24"/>
          <w:szCs w:val="24"/>
        </w:rPr>
        <w:t>Pagefile</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pagefile</w:t>
      </w:r>
      <w:proofErr w:type="spellEnd"/>
      <w:r>
        <w:rPr>
          <w:rFonts w:ascii="Times New Roman" w:eastAsia="Times New Roman" w:hAnsi="Times New Roman" w:cs="Times New Roman"/>
          <w:color w:val="000000"/>
          <w:sz w:val="24"/>
          <w:szCs w:val="24"/>
        </w:rPr>
        <w:t xml:space="preserve"> (pagefile.sys) is used in Windows operating systems as volatile memory due to limitation of physical random-access memory (RAM). It is located under the “C” partition ready to use as volatile memory when the existing RAM capacity is exceeded. </w:t>
      </w:r>
      <w:proofErr w:type="gramStart"/>
      <w:r>
        <w:rPr>
          <w:rFonts w:ascii="Times New Roman" w:eastAsia="Times New Roman" w:hAnsi="Times New Roman" w:cs="Times New Roman"/>
          <w:color w:val="000000"/>
          <w:sz w:val="24"/>
          <w:szCs w:val="24"/>
        </w:rPr>
        <w:t>So</w:t>
      </w:r>
      <w:proofErr w:type="gramEnd"/>
      <w:r>
        <w:rPr>
          <w:rFonts w:ascii="Times New Roman" w:eastAsia="Times New Roman" w:hAnsi="Times New Roman" w:cs="Times New Roman"/>
          <w:color w:val="000000"/>
          <w:sz w:val="24"/>
          <w:szCs w:val="24"/>
        </w:rPr>
        <w:t xml:space="preserve"> this file can have quite a bit of valuable data when considering the volatile memory. Therefore, it is recommended to capture and collect this file in the acquisition.</w:t>
      </w:r>
    </w:p>
    <w:p w14:paraId="27E22B14" w14:textId="77777777" w:rsidR="00A71051" w:rsidRDefault="00944C6A">
      <w:pPr>
        <w:pBdr>
          <w:top w:val="nil"/>
          <w:left w:val="nil"/>
          <w:bottom w:val="nil"/>
          <w:right w:val="nil"/>
          <w:between w:val="nil"/>
        </w:pBdr>
        <w:spacing w:before="121"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AD1 file: </w:t>
      </w:r>
      <w:r>
        <w:rPr>
          <w:rFonts w:ascii="Times New Roman" w:eastAsia="Times New Roman" w:hAnsi="Times New Roman" w:cs="Times New Roman"/>
          <w:color w:val="000000"/>
          <w:sz w:val="24"/>
          <w:szCs w:val="24"/>
        </w:rPr>
        <w:t>AD1 is the FTK imager image file. The investigator has the option to create an AD1 file for later use.</w:t>
      </w:r>
    </w:p>
    <w:p w14:paraId="2A9B61C7"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Clicking the “capture memory” button will start acquiring the volatile memory.</w:t>
      </w:r>
    </w:p>
    <w:p w14:paraId="2602DC05" w14:textId="2B64A2FC" w:rsidR="00A71051" w:rsidRDefault="001F3700" w:rsidP="001F3700">
      <w:pPr>
        <w:pBdr>
          <w:top w:val="nil"/>
          <w:left w:val="nil"/>
          <w:bottom w:val="nil"/>
          <w:right w:val="nil"/>
          <w:between w:val="nil"/>
        </w:pBdr>
        <w:spacing w:before="9"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ECD6328" wp14:editId="110D3704">
            <wp:extent cx="4597400" cy="2873151"/>
            <wp:effectExtent l="0" t="0" r="0" b="3810"/>
            <wp:docPr id="114068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80368" name="Picture 16527803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8655" cy="2873936"/>
                    </a:xfrm>
                    <a:prstGeom prst="rect">
                      <a:avLst/>
                    </a:prstGeom>
                  </pic:spPr>
                </pic:pic>
              </a:graphicData>
            </a:graphic>
          </wp:inline>
        </w:drawing>
      </w:r>
    </w:p>
    <w:p w14:paraId="4F047172" w14:textId="77777777" w:rsidR="001F3700" w:rsidRDefault="001F3700" w:rsidP="001F3700">
      <w:pPr>
        <w:pBdr>
          <w:top w:val="nil"/>
          <w:left w:val="nil"/>
          <w:bottom w:val="nil"/>
          <w:right w:val="nil"/>
          <w:between w:val="nil"/>
        </w:pBdr>
        <w:spacing w:before="9" w:line="360" w:lineRule="auto"/>
        <w:jc w:val="center"/>
        <w:rPr>
          <w:rFonts w:ascii="Times New Roman" w:eastAsia="Times New Roman" w:hAnsi="Times New Roman" w:cs="Times New Roman"/>
          <w:color w:val="000000"/>
          <w:sz w:val="24"/>
          <w:szCs w:val="24"/>
        </w:rPr>
      </w:pPr>
    </w:p>
    <w:p w14:paraId="56BF85A8" w14:textId="2FEDCED6" w:rsidR="00A71051" w:rsidRDefault="00944C6A">
      <w:pPr>
        <w:pBdr>
          <w:top w:val="nil"/>
          <w:left w:val="nil"/>
          <w:bottom w:val="nil"/>
          <w:right w:val="nil"/>
          <w:between w:val="nil"/>
        </w:pBdr>
        <w:spacing w:before="213" w:line="360" w:lineRule="auto"/>
        <w:ind w:left="119" w:right="29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 Once the acquisition has completed, the destination folder will have the acquired memory with the file extension of </w:t>
      </w:r>
      <w:proofErr w:type="gramStart"/>
      <w:r>
        <w:rPr>
          <w:rFonts w:ascii="Times New Roman" w:eastAsia="Times New Roman" w:hAnsi="Times New Roman" w:cs="Times New Roman"/>
          <w:color w:val="000000"/>
          <w:sz w:val="24"/>
          <w:szCs w:val="24"/>
        </w:rPr>
        <w:t>“.mem</w:t>
      </w:r>
      <w:proofErr w:type="gramEnd"/>
      <w:r>
        <w:rPr>
          <w:rFonts w:ascii="Times New Roman" w:eastAsia="Times New Roman" w:hAnsi="Times New Roman" w:cs="Times New Roman"/>
          <w:color w:val="000000"/>
          <w:sz w:val="24"/>
          <w:szCs w:val="24"/>
        </w:rPr>
        <w:t>”.</w:t>
      </w:r>
      <w:r w:rsidR="001F3700">
        <w:rPr>
          <w:rFonts w:ascii="Times New Roman" w:eastAsia="Times New Roman" w:hAnsi="Times New Roman" w:cs="Times New Roman"/>
          <w:color w:val="000000"/>
          <w:sz w:val="24"/>
          <w:szCs w:val="24"/>
        </w:rPr>
        <w:t>\</w:t>
      </w:r>
    </w:p>
    <w:p w14:paraId="0765E25C" w14:textId="3AC04801" w:rsidR="001F3700" w:rsidRDefault="001F3700" w:rsidP="001F3700">
      <w:pPr>
        <w:pBdr>
          <w:top w:val="nil"/>
          <w:left w:val="nil"/>
          <w:bottom w:val="nil"/>
          <w:right w:val="nil"/>
          <w:between w:val="nil"/>
        </w:pBdr>
        <w:spacing w:before="213" w:line="360" w:lineRule="auto"/>
        <w:ind w:left="119" w:right="292"/>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D971252" wp14:editId="61D705FA">
            <wp:extent cx="5628640" cy="4286250"/>
            <wp:effectExtent l="0" t="0" r="0" b="0"/>
            <wp:docPr id="1803107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3269" name="Picture 10473032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5899" cy="4307008"/>
                    </a:xfrm>
                    <a:prstGeom prst="rect">
                      <a:avLst/>
                    </a:prstGeom>
                  </pic:spPr>
                </pic:pic>
              </a:graphicData>
            </a:graphic>
          </wp:inline>
        </w:drawing>
      </w:r>
    </w:p>
    <w:p w14:paraId="0C774FB5" w14:textId="77777777" w:rsidR="00A71051" w:rsidRDefault="00A71051">
      <w:pPr>
        <w:pBdr>
          <w:top w:val="nil"/>
          <w:left w:val="nil"/>
          <w:bottom w:val="nil"/>
          <w:right w:val="nil"/>
          <w:between w:val="nil"/>
        </w:pBdr>
        <w:spacing w:before="213" w:line="360" w:lineRule="auto"/>
        <w:ind w:left="119" w:right="292"/>
        <w:jc w:val="both"/>
        <w:rPr>
          <w:rFonts w:ascii="Times New Roman" w:eastAsia="Times New Roman" w:hAnsi="Times New Roman" w:cs="Times New Roman"/>
          <w:color w:val="000000"/>
          <w:sz w:val="24"/>
          <w:szCs w:val="24"/>
        </w:rPr>
      </w:pPr>
    </w:p>
    <w:p w14:paraId="583985C7"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Acquiring non-volatile memory (Disk Image) using FTK Imager</w:t>
      </w:r>
    </w:p>
    <w:p w14:paraId="31CE17E2" w14:textId="3CB5ABC3" w:rsidR="00A71051" w:rsidRDefault="00944C6A">
      <w:pPr>
        <w:pBdr>
          <w:top w:val="nil"/>
          <w:left w:val="nil"/>
          <w:bottom w:val="nil"/>
          <w:right w:val="nil"/>
          <w:between w:val="nil"/>
        </w:pBdr>
        <w:spacing w:before="120" w:line="360" w:lineRule="auto"/>
        <w:ind w:left="119" w:right="1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previously stated, this same tool can be used to collect a disk image as well. Open FTK Imager and navigate to “Create Disk Image”.</w:t>
      </w:r>
    </w:p>
    <w:p w14:paraId="4A7704DB" w14:textId="77777777" w:rsidR="00A71051" w:rsidRDefault="00944C6A">
      <w:pPr>
        <w:pBdr>
          <w:top w:val="nil"/>
          <w:left w:val="nil"/>
          <w:bottom w:val="nil"/>
          <w:right w:val="nil"/>
          <w:between w:val="nil"/>
        </w:pBdr>
        <w:spacing w:before="107"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select the source that you need to acquire.</w:t>
      </w:r>
    </w:p>
    <w:p w14:paraId="53021189" w14:textId="4994C45C" w:rsidR="00A71051" w:rsidRDefault="001F3700">
      <w:pPr>
        <w:pBdr>
          <w:top w:val="nil"/>
          <w:left w:val="nil"/>
          <w:bottom w:val="nil"/>
          <w:right w:val="nil"/>
          <w:between w:val="nil"/>
        </w:pBdr>
        <w:spacing w:before="11"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B3DDCA7" wp14:editId="09E6444D">
            <wp:extent cx="5023104" cy="3139440"/>
            <wp:effectExtent l="0" t="0" r="6350" b="3810"/>
            <wp:docPr id="1881979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72187" name="Picture 12121721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4173" cy="3140108"/>
                    </a:xfrm>
                    <a:prstGeom prst="rect">
                      <a:avLst/>
                    </a:prstGeom>
                  </pic:spPr>
                </pic:pic>
              </a:graphicData>
            </a:graphic>
          </wp:inline>
        </w:drawing>
      </w:r>
    </w:p>
    <w:p w14:paraId="116795A8" w14:textId="77777777" w:rsidR="00A71051" w:rsidRDefault="00944C6A">
      <w:pPr>
        <w:pBdr>
          <w:top w:val="nil"/>
          <w:left w:val="nil"/>
          <w:bottom w:val="nil"/>
          <w:right w:val="nil"/>
          <w:between w:val="nil"/>
        </w:pBdr>
        <w:spacing w:before="101" w:line="360" w:lineRule="auto"/>
        <w:ind w:left="119" w:right="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FTK Imager is capable of acquiring physical drives (physical hard drives), logical drives (partitions), image files, contents of a folder, or CDs/DVDs. Investigators can connect external HDDs into the collection computer</w:t>
      </w:r>
    </w:p>
    <w:p w14:paraId="4DE4FC30" w14:textId="77777777" w:rsidR="00A71051" w:rsidRDefault="00944C6A">
      <w:pPr>
        <w:pBdr>
          <w:top w:val="nil"/>
          <w:left w:val="nil"/>
          <w:bottom w:val="nil"/>
          <w:right w:val="nil"/>
          <w:between w:val="nil"/>
        </w:pBdr>
        <w:spacing w:before="121" w:line="360" w:lineRule="auto"/>
        <w:ind w:left="119" w:right="4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via write blocker and use the “logical drive” option to select the mounted HDD as a partition. Collecting Physical Drives</w:t>
      </w:r>
    </w:p>
    <w:p w14:paraId="64AB9314" w14:textId="77777777" w:rsidR="00A71051" w:rsidRDefault="00944C6A">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“Physical Drive” option.</w:t>
      </w:r>
    </w:p>
    <w:p w14:paraId="253657B6"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drive you need to acquire and click “Finish”.</w:t>
      </w:r>
    </w:p>
    <w:p w14:paraId="30CF94BE" w14:textId="4366D200" w:rsidR="00A71051" w:rsidRDefault="00A71051">
      <w:pPr>
        <w:pBdr>
          <w:top w:val="nil"/>
          <w:left w:val="nil"/>
          <w:bottom w:val="nil"/>
          <w:right w:val="nil"/>
          <w:between w:val="nil"/>
        </w:pBdr>
        <w:spacing w:before="2" w:line="360" w:lineRule="auto"/>
        <w:jc w:val="both"/>
        <w:rPr>
          <w:rFonts w:ascii="Times New Roman" w:eastAsia="Times New Roman" w:hAnsi="Times New Roman" w:cs="Times New Roman"/>
          <w:color w:val="000000"/>
          <w:sz w:val="24"/>
          <w:szCs w:val="24"/>
        </w:rPr>
      </w:pPr>
    </w:p>
    <w:p w14:paraId="268A1CA2" w14:textId="77777777" w:rsidR="00A71051" w:rsidRDefault="00944C6A">
      <w:pPr>
        <w:pBdr>
          <w:top w:val="nil"/>
          <w:left w:val="nil"/>
          <w:bottom w:val="nil"/>
          <w:right w:val="nil"/>
          <w:between w:val="nil"/>
        </w:pBdr>
        <w:spacing w:before="58" w:line="360" w:lineRule="auto"/>
        <w:ind w:left="119" w:right="17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Raw (dd): This is the image format most commonly used by modern analysis tools. These raw file formatted images do not contain headers, metadata, or magic values. The raw format typically includes padding for any memory ranges that were intentionally skipped (i.e., device memory) or that could not be read by the acquisition tool, which helps maintain spatial integrity (relative offsets among data).</w:t>
      </w:r>
    </w:p>
    <w:p w14:paraId="1B794400" w14:textId="77777777" w:rsidR="00A71051" w:rsidRDefault="00944C6A">
      <w:pPr>
        <w:pBdr>
          <w:top w:val="nil"/>
          <w:left w:val="nil"/>
          <w:bottom w:val="nil"/>
          <w:right w:val="nil"/>
          <w:between w:val="nil"/>
        </w:pBdr>
        <w:spacing w:before="121" w:line="360" w:lineRule="auto"/>
        <w:ind w:left="119" w:righ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 This file format is designed for Linux file systems. This format keeps the disk images as pure bitstreams with optional compression. The file consists of a standard 13-byte header followed by a series of sections. Each section includes its type string, a 64-bit offset to the next section, its 64-bit size, padding, and a CRC, in addition to actual data or comments, if applicable.</w:t>
      </w:r>
    </w:p>
    <w:p w14:paraId="163282FA" w14:textId="77777777" w:rsidR="00A71051" w:rsidRDefault="00944C6A">
      <w:pPr>
        <w:pBdr>
          <w:top w:val="nil"/>
          <w:left w:val="nil"/>
          <w:bottom w:val="nil"/>
          <w:right w:val="nil"/>
          <w:between w:val="nil"/>
        </w:pBdr>
        <w:spacing w:before="121" w:line="360" w:lineRule="auto"/>
        <w:ind w:left="11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E01: this format is a proprietary format developed by Guidance Software’s EnCase. This format compresses the image file. An image with this format starts with case information in the header and footer, which contains an MD5 hash of the entire bit stream. This case information contains the date and time of acquisition, examiner’s name, special notes and an optional password.</w:t>
      </w:r>
    </w:p>
    <w:p w14:paraId="2AD77588" w14:textId="77777777" w:rsidR="00A71051" w:rsidRDefault="00944C6A">
      <w:pPr>
        <w:pBdr>
          <w:top w:val="nil"/>
          <w:left w:val="nil"/>
          <w:bottom w:val="nil"/>
          <w:right w:val="nil"/>
          <w:between w:val="nil"/>
        </w:pBdr>
        <w:spacing w:before="116" w:line="360" w:lineRule="auto"/>
        <w:ind w:left="119" w:right="1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AFF: Advance Forensic Format (AFF) was developed by Simson Garfinkel and Basis Technology. Its latest implementation is AFF4. The goal is to create a disk image format that does not lock the user into a proprietary format that may prevent them from being able to properly analyze it.</w:t>
      </w:r>
    </w:p>
    <w:p w14:paraId="26C4AB8A"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enter the case details.</w:t>
      </w:r>
    </w:p>
    <w:p w14:paraId="61F58B65" w14:textId="77777777" w:rsidR="00A71051" w:rsidRDefault="00A71051">
      <w:pPr>
        <w:spacing w:line="360" w:lineRule="auto"/>
        <w:jc w:val="both"/>
        <w:rPr>
          <w:rFonts w:ascii="Times New Roman" w:eastAsia="Times New Roman" w:hAnsi="Times New Roman" w:cs="Times New Roman"/>
          <w:sz w:val="24"/>
          <w:szCs w:val="24"/>
        </w:rPr>
      </w:pPr>
    </w:p>
    <w:p w14:paraId="23F19FB9" w14:textId="4453F778" w:rsidR="00A71051" w:rsidRDefault="008D593A" w:rsidP="008D593A">
      <w:pPr>
        <w:pBdr>
          <w:top w:val="nil"/>
          <w:left w:val="nil"/>
          <w:bottom w:val="nil"/>
          <w:right w:val="nil"/>
          <w:between w:val="nil"/>
        </w:pBdr>
        <w:spacing w:line="360" w:lineRule="auto"/>
        <w:ind w:left="119"/>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4498438" wp14:editId="20071B5B">
            <wp:extent cx="3686175" cy="2303860"/>
            <wp:effectExtent l="0" t="0" r="0" b="1270"/>
            <wp:docPr id="393541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1203" name="Picture 3935412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96969" cy="2310606"/>
                    </a:xfrm>
                    <a:prstGeom prst="rect">
                      <a:avLst/>
                    </a:prstGeom>
                  </pic:spPr>
                </pic:pic>
              </a:graphicData>
            </a:graphic>
          </wp:inline>
        </w:drawing>
      </w:r>
    </w:p>
    <w:p w14:paraId="0789439E" w14:textId="77777777" w:rsidR="00A71051" w:rsidRDefault="00A71051">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333333"/>
          <w:sz w:val="24"/>
          <w:szCs w:val="24"/>
        </w:rPr>
      </w:pPr>
    </w:p>
    <w:p w14:paraId="37F3BBD9" w14:textId="77777777" w:rsidR="00A71051" w:rsidRDefault="00A71051">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333333"/>
          <w:sz w:val="24"/>
          <w:szCs w:val="24"/>
        </w:rPr>
      </w:pPr>
    </w:p>
    <w:p w14:paraId="1C7A3732" w14:textId="77777777" w:rsidR="00A71051" w:rsidRDefault="00944C6A">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Add an image destination (where the image file will be saved), image file name and fragment size.</w:t>
      </w:r>
    </w:p>
    <w:p w14:paraId="17A437F5" w14:textId="57105EEB" w:rsidR="00A71051" w:rsidRDefault="008D593A" w:rsidP="008D593A">
      <w:pPr>
        <w:pBdr>
          <w:top w:val="nil"/>
          <w:left w:val="nil"/>
          <w:bottom w:val="nil"/>
          <w:right w:val="nil"/>
          <w:between w:val="nil"/>
        </w:pBdr>
        <w:spacing w:before="10" w:line="360" w:lineRule="auto"/>
        <w:jc w:val="center"/>
        <w:rPr>
          <w:rFonts w:ascii="Times New Roman" w:eastAsia="Times New Roman" w:hAnsi="Times New Roman" w:cs="Times New Roman"/>
          <w:color w:val="000000"/>
          <w:sz w:val="24"/>
          <w:szCs w:val="24"/>
        </w:rPr>
      </w:pPr>
      <w:r w:rsidRPr="008D593A">
        <w:rPr>
          <w:noProof/>
        </w:rPr>
        <w:drawing>
          <wp:inline distT="0" distB="0" distL="0" distR="0" wp14:anchorId="44C31C82" wp14:editId="24799EE2">
            <wp:extent cx="4210050" cy="2631281"/>
            <wp:effectExtent l="0" t="0" r="0" b="0"/>
            <wp:docPr id="129148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84997" name=""/>
                    <pic:cNvPicPr/>
                  </pic:nvPicPr>
                  <pic:blipFill>
                    <a:blip r:embed="rId14"/>
                    <a:stretch>
                      <a:fillRect/>
                    </a:stretch>
                  </pic:blipFill>
                  <pic:spPr>
                    <a:xfrm>
                      <a:off x="0" y="0"/>
                      <a:ext cx="4214169" cy="2633855"/>
                    </a:xfrm>
                    <a:prstGeom prst="rect">
                      <a:avLst/>
                    </a:prstGeom>
                  </pic:spPr>
                </pic:pic>
              </a:graphicData>
            </a:graphic>
          </wp:inline>
        </w:drawing>
      </w:r>
    </w:p>
    <w:p w14:paraId="12036DBA" w14:textId="77777777" w:rsidR="00A71051" w:rsidRDefault="00944C6A">
      <w:pPr>
        <w:pBdr>
          <w:top w:val="nil"/>
          <w:left w:val="nil"/>
          <w:bottom w:val="nil"/>
          <w:right w:val="nil"/>
          <w:between w:val="nil"/>
        </w:pBdr>
        <w:spacing w:before="126" w:line="360" w:lineRule="auto"/>
        <w:ind w:left="119" w:right="1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Image Fragment Size (MB): this option will separate the image file into multiple images and save them in the same destination. If you need only one file instead of creating multiple fragmented images, you must set the image fragment size to “0”.</w:t>
      </w:r>
    </w:p>
    <w:p w14:paraId="28952322" w14:textId="77777777" w:rsidR="00A71051" w:rsidRDefault="00944C6A">
      <w:pPr>
        <w:pBdr>
          <w:top w:val="nil"/>
          <w:left w:val="nil"/>
          <w:bottom w:val="nil"/>
          <w:right w:val="nil"/>
          <w:between w:val="nil"/>
        </w:pBdr>
        <w:spacing w:before="121" w:line="360" w:lineRule="auto"/>
        <w:ind w:left="119" w:right="23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“verify images after they are created” option. This will verify the hash values once the image has created. In order to ensure integrity, it is recommended to use this option. However, this will increase the time taken to acquire your evidence, especially if you’re dealing with a large disk image size.</w:t>
      </w:r>
    </w:p>
    <w:p w14:paraId="7C71896B" w14:textId="77777777" w:rsidR="00A71051" w:rsidRDefault="00A71051">
      <w:pPr>
        <w:spacing w:line="360" w:lineRule="auto"/>
        <w:jc w:val="both"/>
        <w:rPr>
          <w:rFonts w:ascii="Times New Roman" w:eastAsia="Times New Roman" w:hAnsi="Times New Roman" w:cs="Times New Roman"/>
          <w:sz w:val="24"/>
          <w:szCs w:val="24"/>
        </w:rPr>
      </w:pPr>
    </w:p>
    <w:p w14:paraId="2AB1C54F" w14:textId="66640743" w:rsidR="00A71051" w:rsidRDefault="00A71051">
      <w:pPr>
        <w:pBdr>
          <w:top w:val="nil"/>
          <w:left w:val="nil"/>
          <w:bottom w:val="nil"/>
          <w:right w:val="nil"/>
          <w:between w:val="nil"/>
        </w:pBdr>
        <w:spacing w:line="360" w:lineRule="auto"/>
        <w:ind w:left="177"/>
        <w:jc w:val="both"/>
        <w:rPr>
          <w:rFonts w:ascii="Times New Roman" w:eastAsia="Times New Roman" w:hAnsi="Times New Roman" w:cs="Times New Roman"/>
          <w:color w:val="000000"/>
          <w:sz w:val="24"/>
          <w:szCs w:val="24"/>
        </w:rPr>
      </w:pPr>
    </w:p>
    <w:p w14:paraId="00EB2FDC" w14:textId="5E94C943" w:rsidR="00A71051" w:rsidRDefault="001F3700" w:rsidP="001F37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CF9F5D8" wp14:editId="628E5881">
            <wp:extent cx="4124325" cy="2577703"/>
            <wp:effectExtent l="0" t="0" r="0" b="0"/>
            <wp:docPr id="118656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0620" name="Picture 11156906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28945" cy="2580590"/>
                    </a:xfrm>
                    <a:prstGeom prst="rect">
                      <a:avLst/>
                    </a:prstGeom>
                  </pic:spPr>
                </pic:pic>
              </a:graphicData>
            </a:graphic>
          </wp:inline>
        </w:drawing>
      </w:r>
    </w:p>
    <w:p w14:paraId="5997BB53" w14:textId="77777777" w:rsidR="00A71051" w:rsidRDefault="00A71051">
      <w:pPr>
        <w:pBdr>
          <w:top w:val="nil"/>
          <w:left w:val="nil"/>
          <w:bottom w:val="nil"/>
          <w:right w:val="nil"/>
          <w:between w:val="nil"/>
        </w:pBdr>
        <w:spacing w:before="2" w:line="360" w:lineRule="auto"/>
        <w:jc w:val="both"/>
        <w:rPr>
          <w:rFonts w:ascii="Times New Roman" w:eastAsia="Times New Roman" w:hAnsi="Times New Roman" w:cs="Times New Roman"/>
          <w:color w:val="000000"/>
          <w:sz w:val="24"/>
          <w:szCs w:val="24"/>
        </w:rPr>
      </w:pPr>
    </w:p>
    <w:p w14:paraId="2CFA4608" w14:textId="77777777" w:rsidR="00A71051" w:rsidRDefault="00944C6A">
      <w:pPr>
        <w:pBdr>
          <w:top w:val="nil"/>
          <w:left w:val="nil"/>
          <w:bottom w:val="nil"/>
          <w:right w:val="nil"/>
          <w:between w:val="nil"/>
        </w:pBdr>
        <w:spacing w:before="6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Click “start” to start acquiring.</w:t>
      </w:r>
      <w:r>
        <w:rPr>
          <w:noProof/>
        </w:rPr>
        <w:drawing>
          <wp:anchor distT="0" distB="0" distL="0" distR="0" simplePos="0" relativeHeight="251664384" behindDoc="0" locked="0" layoutInCell="1" hidden="0" allowOverlap="1" wp14:anchorId="0724A85D" wp14:editId="245BA0DA">
            <wp:simplePos x="0" y="0"/>
            <wp:positionH relativeFrom="column">
              <wp:posOffset>81860</wp:posOffset>
            </wp:positionH>
            <wp:positionV relativeFrom="paragraph">
              <wp:posOffset>281414</wp:posOffset>
            </wp:positionV>
            <wp:extent cx="2457451" cy="1765935"/>
            <wp:effectExtent l="0" t="0" r="0" b="0"/>
            <wp:wrapTopAndBottom distT="0" distB="0"/>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2457451" cy="1765935"/>
                    </a:xfrm>
                    <a:prstGeom prst="rect">
                      <a:avLst/>
                    </a:prstGeom>
                    <a:ln/>
                  </pic:spPr>
                </pic:pic>
              </a:graphicData>
            </a:graphic>
          </wp:anchor>
        </w:drawing>
      </w:r>
    </w:p>
    <w:p w14:paraId="185D6EE9" w14:textId="77777777" w:rsidR="00A71051" w:rsidRDefault="00944C6A">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Once acquiring is complete, it will create a text file including all the information it has acquired.</w:t>
      </w:r>
    </w:p>
    <w:p w14:paraId="5374977E" w14:textId="77777777" w:rsidR="00A71051" w:rsidRDefault="00944C6A">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6A3683FB" wp14:editId="48721900">
            <wp:extent cx="3624905" cy="1444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624905" cy="1444000"/>
                    </a:xfrm>
                    <a:prstGeom prst="rect">
                      <a:avLst/>
                    </a:prstGeom>
                    <a:ln/>
                  </pic:spPr>
                </pic:pic>
              </a:graphicData>
            </a:graphic>
          </wp:inline>
        </w:drawing>
      </w:r>
    </w:p>
    <w:p w14:paraId="3AE4951D" w14:textId="77777777" w:rsidR="00A71051" w:rsidRDefault="00A71051">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6E39594B" w14:textId="77777777" w:rsidR="00A71051" w:rsidRDefault="00944C6A">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C35EADE" wp14:editId="1B8026A2">
            <wp:extent cx="4177438" cy="2275251"/>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177438" cy="2275251"/>
                    </a:xfrm>
                    <a:prstGeom prst="rect">
                      <a:avLst/>
                    </a:prstGeom>
                    <a:ln/>
                  </pic:spPr>
                </pic:pic>
              </a:graphicData>
            </a:graphic>
          </wp:inline>
        </w:drawing>
      </w:r>
    </w:p>
    <w:p w14:paraId="29237155" w14:textId="77777777" w:rsidR="00A71051" w:rsidRDefault="00A71051">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4FBF90AF" w14:textId="77777777" w:rsidR="00A71051" w:rsidRDefault="00944C6A">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Hash values are matched. </w:t>
      </w:r>
    </w:p>
    <w:p w14:paraId="02B1A47B"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33105F2D"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654A79F1"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0ACAC517"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20830532" w14:textId="77777777" w:rsidR="001F3700" w:rsidRDefault="001F3700" w:rsidP="008D593A">
      <w:pPr>
        <w:pBdr>
          <w:top w:val="nil"/>
          <w:left w:val="nil"/>
          <w:bottom w:val="nil"/>
          <w:right w:val="nil"/>
          <w:between w:val="nil"/>
        </w:pBdr>
        <w:spacing w:before="133" w:line="360" w:lineRule="auto"/>
        <w:jc w:val="both"/>
        <w:rPr>
          <w:rFonts w:ascii="Times New Roman" w:eastAsia="Times New Roman" w:hAnsi="Times New Roman" w:cs="Times New Roman"/>
          <w:color w:val="000000"/>
          <w:sz w:val="24"/>
          <w:szCs w:val="24"/>
        </w:rPr>
      </w:pPr>
    </w:p>
    <w:p w14:paraId="6FF1C0FC"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2441B854"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7A9568D4"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sectPr w:rsidR="001F3700">
      <w:headerReference w:type="even" r:id="rId19"/>
      <w:headerReference w:type="default" r:id="rId20"/>
      <w:footerReference w:type="default" r:id="rId21"/>
      <w:headerReference w:type="first" r:id="rId22"/>
      <w:pgSz w:w="12240" w:h="15840"/>
      <w:pgMar w:top="1134" w:right="1340" w:bottom="280" w:left="1340" w:header="86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14E9E" w14:textId="77777777" w:rsidR="00944C6A" w:rsidRDefault="00944C6A">
      <w:r>
        <w:separator/>
      </w:r>
    </w:p>
  </w:endnote>
  <w:endnote w:type="continuationSeparator" w:id="0">
    <w:p w14:paraId="3A3542F9" w14:textId="77777777" w:rsidR="00944C6A" w:rsidRDefault="00944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39C2F16-DCD7-404F-ACCF-1CE6ABB541FE}"/>
  </w:font>
  <w:font w:name="Calibri">
    <w:panose1 w:val="020F0502020204030204"/>
    <w:charset w:val="00"/>
    <w:family w:val="swiss"/>
    <w:pitch w:val="variable"/>
    <w:sig w:usb0="E4002EFF" w:usb1="C200247B" w:usb2="00000009" w:usb3="00000000" w:csb0="000001FF" w:csb1="00000000"/>
    <w:embedRegular r:id="rId2" w:fontKey="{22AE1CA5-9A32-4468-9284-A72011963757}"/>
    <w:embedBold r:id="rId3" w:fontKey="{093B2E40-94DA-43F7-8903-8FF516000B8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B63D46FA-D757-4389-A5CB-ED69AD9377C7}"/>
  </w:font>
  <w:font w:name="Cambria">
    <w:panose1 w:val="02040503050406030204"/>
    <w:charset w:val="00"/>
    <w:family w:val="roman"/>
    <w:pitch w:val="variable"/>
    <w:sig w:usb0="E00006FF" w:usb1="420024FF" w:usb2="02000000" w:usb3="00000000" w:csb0="0000019F" w:csb1="00000000"/>
    <w:embedRegular r:id="rId5" w:fontKey="{D3E933A7-14AB-49F1-9A80-27A7C3B237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0F32" w14:textId="77777777" w:rsidR="00A71051" w:rsidRDefault="00944C6A">
    <w:pPr>
      <w:pBdr>
        <w:top w:val="nil"/>
        <w:left w:val="nil"/>
        <w:bottom w:val="nil"/>
        <w:right w:val="nil"/>
        <w:between w:val="nil"/>
      </w:pBdr>
      <w:tabs>
        <w:tab w:val="center" w:pos="4513"/>
        <w:tab w:val="right" w:pos="9026"/>
      </w:tabs>
      <w:rPr>
        <w:color w:val="000000"/>
      </w:rPr>
    </w:pPr>
    <w:r>
      <w:rPr>
        <w:color w:val="000000"/>
      </w:rPr>
      <w:t>KARE|SoC|CSE|2024-2025|Digital Forensics|Lab|Ex.No.1</w:t>
    </w:r>
    <w:sdt>
      <w:sdtPr>
        <w:tag w:val="goog_rdk_4"/>
        <w:id w:val="-21874857"/>
      </w:sdtPr>
      <w:sdtEndPr/>
      <w:sdtContent>
        <w:ins w:id="1" w:author="SIDAGAM VAMSI CHARAN 2024-CSE" w:date="2026-08-06T06:55:00Z">
          <w:r>
            <w:rPr>
              <w:noProof/>
            </w:rPr>
            <w:drawing>
              <wp:anchor distT="0" distB="0" distL="0" distR="0" simplePos="0" relativeHeight="251656192" behindDoc="0" locked="0" layoutInCell="1" hidden="0" allowOverlap="1" wp14:anchorId="347D133F" wp14:editId="3D58395E">
                <wp:simplePos x="0" y="0"/>
                <wp:positionH relativeFrom="column">
                  <wp:posOffset>247650</wp:posOffset>
                </wp:positionH>
                <wp:positionV relativeFrom="paragraph">
                  <wp:posOffset>256242</wp:posOffset>
                </wp:positionV>
                <wp:extent cx="3985164" cy="2720340"/>
                <wp:effectExtent l="0" t="0" r="0" b="0"/>
                <wp:wrapTopAndBottom distT="0" distB="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
                        <a:srcRect/>
                        <a:stretch>
                          <a:fillRect/>
                        </a:stretch>
                      </pic:blipFill>
                      <pic:spPr>
                        <a:xfrm>
                          <a:off x="0" y="0"/>
                          <a:ext cx="3985164" cy="2720340"/>
                        </a:xfrm>
                        <a:prstGeom prst="rect">
                          <a:avLst/>
                        </a:prstGeom>
                        <a:ln/>
                      </pic:spPr>
                    </pic:pic>
                  </a:graphicData>
                </a:graphic>
              </wp:anchor>
            </w:drawing>
          </w:r>
        </w:ins>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14748" w14:textId="77777777" w:rsidR="00944C6A" w:rsidRDefault="00944C6A">
      <w:r>
        <w:separator/>
      </w:r>
    </w:p>
  </w:footnote>
  <w:footnote w:type="continuationSeparator" w:id="0">
    <w:p w14:paraId="1173B29E" w14:textId="77777777" w:rsidR="00944C6A" w:rsidRDefault="00944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D78D" w14:textId="27BF95C8" w:rsidR="00A71051" w:rsidRDefault="00A71051">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C29C" w14:textId="7BE1E16F" w:rsidR="00A71051" w:rsidRDefault="00A71051">
    <w:pPr>
      <w:pBdr>
        <w:top w:val="nil"/>
        <w:left w:val="nil"/>
        <w:bottom w:val="nil"/>
        <w:right w:val="nil"/>
        <w:between w:val="nil"/>
      </w:pBdr>
      <w:spacing w:line="14"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708A" w14:textId="237DAF6C" w:rsidR="00A71051" w:rsidRDefault="00A71051">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41E8C"/>
    <w:multiLevelType w:val="multilevel"/>
    <w:tmpl w:val="0744365E"/>
    <w:lvl w:ilvl="0">
      <w:numFmt w:val="bullet"/>
      <w:lvlText w:val="●"/>
      <w:lvlJc w:val="left"/>
      <w:pPr>
        <w:ind w:left="839" w:hanging="359"/>
      </w:pPr>
      <w:rPr>
        <w:rFonts w:ascii="Noto Sans Symbols" w:eastAsia="Noto Sans Symbols" w:hAnsi="Noto Sans Symbols" w:cs="Noto Sans Symbols"/>
        <w:sz w:val="22"/>
        <w:szCs w:val="22"/>
      </w:rPr>
    </w:lvl>
    <w:lvl w:ilvl="1">
      <w:numFmt w:val="bullet"/>
      <w:lvlText w:val="•"/>
      <w:lvlJc w:val="left"/>
      <w:pPr>
        <w:ind w:left="1712" w:hanging="360"/>
      </w:pPr>
    </w:lvl>
    <w:lvl w:ilvl="2">
      <w:numFmt w:val="bullet"/>
      <w:lvlText w:val="•"/>
      <w:lvlJc w:val="left"/>
      <w:pPr>
        <w:ind w:left="2584" w:hanging="360"/>
      </w:pPr>
    </w:lvl>
    <w:lvl w:ilvl="3">
      <w:numFmt w:val="bullet"/>
      <w:lvlText w:val="•"/>
      <w:lvlJc w:val="left"/>
      <w:pPr>
        <w:ind w:left="3456" w:hanging="360"/>
      </w:pPr>
    </w:lvl>
    <w:lvl w:ilvl="4">
      <w:numFmt w:val="bullet"/>
      <w:lvlText w:val="•"/>
      <w:lvlJc w:val="left"/>
      <w:pPr>
        <w:ind w:left="4328" w:hanging="360"/>
      </w:pPr>
    </w:lvl>
    <w:lvl w:ilvl="5">
      <w:numFmt w:val="bullet"/>
      <w:lvlText w:val="•"/>
      <w:lvlJc w:val="left"/>
      <w:pPr>
        <w:ind w:left="5200" w:hanging="360"/>
      </w:pPr>
    </w:lvl>
    <w:lvl w:ilvl="6">
      <w:numFmt w:val="bullet"/>
      <w:lvlText w:val="•"/>
      <w:lvlJc w:val="left"/>
      <w:pPr>
        <w:ind w:left="6072" w:hanging="360"/>
      </w:pPr>
    </w:lvl>
    <w:lvl w:ilvl="7">
      <w:numFmt w:val="bullet"/>
      <w:lvlText w:val="•"/>
      <w:lvlJc w:val="left"/>
      <w:pPr>
        <w:ind w:left="6944" w:hanging="360"/>
      </w:pPr>
    </w:lvl>
    <w:lvl w:ilvl="8">
      <w:numFmt w:val="bullet"/>
      <w:lvlText w:val="•"/>
      <w:lvlJc w:val="left"/>
      <w:pPr>
        <w:ind w:left="7816" w:hanging="360"/>
      </w:pPr>
    </w:lvl>
  </w:abstractNum>
  <w:num w:numId="1" w16cid:durableId="606741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051"/>
    <w:rsid w:val="001F3700"/>
    <w:rsid w:val="00371A1B"/>
    <w:rsid w:val="008D593A"/>
    <w:rsid w:val="00944C6A"/>
    <w:rsid w:val="00A71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7A8B3"/>
  <w15:docId w15:val="{018DB3CD-1524-49DC-81A7-CA9EAF1E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21"/>
      <w:ind w:left="119"/>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Iaz/wKiE5JRUEfUxFGhu34I9A==">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Sanjay Tadikonda</cp:lastModifiedBy>
  <cp:revision>2</cp:revision>
  <dcterms:created xsi:type="dcterms:W3CDTF">2026-08-27T04:58:00Z</dcterms:created>
  <dcterms:modified xsi:type="dcterms:W3CDTF">2026-08-27T04:58:00Z</dcterms:modified>
</cp:coreProperties>
</file>