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2E61" w14:textId="77777777" w:rsidR="00A71051" w:rsidRDefault="00944C6A">
      <w:pPr>
        <w:spacing w:before="81" w:line="360" w:lineRule="auto"/>
        <w:ind w:left="11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1: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Evidence Acquisition Using </w:t>
      </w:r>
      <w:proofErr w:type="spellStart"/>
      <w:r>
        <w:rPr>
          <w:rFonts w:ascii="Times New Roman" w:eastAsia="Times New Roman" w:hAnsi="Times New Roman" w:cs="Times New Roman"/>
          <w:b/>
          <w:bCs/>
          <w:sz w:val="24"/>
          <w:szCs w:val="24"/>
        </w:rPr>
        <w:t>AccessData</w:t>
      </w:r>
      <w:proofErr w:type="spellEnd"/>
      <w:r>
        <w:rPr>
          <w:rFonts w:ascii="Times New Roman" w:eastAsia="Times New Roman" w:hAnsi="Times New Roman" w:cs="Times New Roman"/>
          <w:b/>
          <w:bCs/>
          <w:sz w:val="24"/>
          <w:szCs w:val="24"/>
        </w:rPr>
        <w:t xml:space="preserve"> FTK Imager</w:t>
      </w:r>
    </w:p>
    <w:p w14:paraId="396F0FF0"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p>
    <w:p w14:paraId="74C335B6" w14:textId="77777777" w:rsidR="00A71051" w:rsidRDefault="00A71051">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7FF08AEA"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4A0E205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Forensic Toolkit or FTK is a computer forensics software product made by </w:t>
      </w:r>
      <w:proofErr w:type="spellStart"/>
      <w:r>
        <w:rPr>
          <w:rFonts w:ascii="Times New Roman" w:eastAsia="Times New Roman" w:hAnsi="Times New Roman" w:cs="Times New Roman"/>
          <w:color w:val="000000"/>
          <w:sz w:val="24"/>
          <w:szCs w:val="24"/>
        </w:rPr>
        <w:t>AccessData</w:t>
      </w:r>
      <w:proofErr w:type="spellEnd"/>
      <w:r>
        <w:rPr>
          <w:rFonts w:ascii="Times New Roman" w:eastAsia="Times New Roman" w:hAnsi="Times New Roman" w:cs="Times New Roman"/>
          <w:color w:val="000000"/>
          <w:sz w:val="24"/>
          <w:szCs w:val="24"/>
        </w:rPr>
        <w:t>.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1AFB10F5"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evidence FTK Imager can acquire can be split into two main parts. They are:</w:t>
      </w:r>
    </w:p>
    <w:p w14:paraId="2CC643B3"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volatile memory</w:t>
      </w:r>
    </w:p>
    <w:p w14:paraId="4D1FE273"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(Hard disk)</w:t>
      </w:r>
    </w:p>
    <w:p w14:paraId="5B3F2700" w14:textId="77777777" w:rsidR="00A71051" w:rsidRDefault="00944C6A">
      <w:pPr>
        <w:pBdr>
          <w:top w:val="nil"/>
          <w:left w:val="nil"/>
          <w:bottom w:val="nil"/>
          <w:right w:val="nil"/>
          <w:between w:val="nil"/>
        </w:pBdr>
        <w:spacing w:before="126"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possible ways this tool can be used in forensics image acquisitions:</w:t>
      </w:r>
    </w:p>
    <w:p w14:paraId="20C800F2"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right="40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FTK Imager portable version in a USB pen drive or HDD and opening it directly from the evidence machine. This option is most frequently used in live data acquisition where the evidence PC/laptop is switched on.</w:t>
      </w:r>
    </w:p>
    <w:p w14:paraId="33D90481"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Installing FTK Imager on the investigator’s laptop.</w:t>
      </w:r>
    </w:p>
    <w:p w14:paraId="278E925F" w14:textId="77777777" w:rsidR="00A71051" w:rsidRDefault="00944C6A">
      <w:pPr>
        <w:pBdr>
          <w:top w:val="nil"/>
          <w:left w:val="nil"/>
          <w:bottom w:val="nil"/>
          <w:right w:val="nil"/>
          <w:between w:val="nil"/>
        </w:pBdr>
        <w:spacing w:line="360" w:lineRule="auto"/>
        <w:ind w:left="83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23920142" w14:textId="77777777" w:rsidR="00A71051" w:rsidRDefault="00944C6A">
      <w:pPr>
        <w:pStyle w:val="Title"/>
        <w:spacing w:line="360" w:lineRule="auto"/>
        <w:ind w:firstLine="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volatile memory using FTK Imager</w:t>
      </w:r>
    </w:p>
    <w:p w14:paraId="3347040A" w14:textId="77777777" w:rsidR="00A71051" w:rsidRDefault="00944C6A">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FTK Imager tool helps investigators to collect the complete volatile memory (RAM) of a computer. The following steps will show you how to do this.</w:t>
      </w:r>
    </w:p>
    <w:p w14:paraId="4672BCEA" w14:textId="77777777" w:rsidR="00A71051" w:rsidRDefault="00A71051">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p>
    <w:p w14:paraId="3AC6293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FTK Imager and navigate to the volatile memory icon (capture memory).</w:t>
      </w:r>
    </w:p>
    <w:p w14:paraId="5F27CC0A" w14:textId="77777777" w:rsidR="00A71051" w:rsidRDefault="00A71051"/>
    <w:p w14:paraId="14CB8A28" w14:textId="77777777" w:rsidR="00A71051" w:rsidRDefault="00A71051"/>
    <w:p w14:paraId="5F7FD0EF" w14:textId="77777777" w:rsidR="00A71051" w:rsidRDefault="00A71051"/>
    <w:p w14:paraId="457F47B3" w14:textId="77777777" w:rsidR="00A71051" w:rsidRDefault="00A71051"/>
    <w:p w14:paraId="3EEE86ED" w14:textId="77777777" w:rsidR="00A71051" w:rsidRDefault="00A71051"/>
    <w:p w14:paraId="5FBB1753" w14:textId="77777777" w:rsidR="00A71051" w:rsidRDefault="00A71051"/>
    <w:p w14:paraId="277AB434" w14:textId="77777777" w:rsidR="00A71051" w:rsidRDefault="00A71051"/>
    <w:p w14:paraId="295FFBB2" w14:textId="77777777" w:rsidR="00A71051" w:rsidRDefault="00A71051"/>
    <w:p w14:paraId="6247961B" w14:textId="77777777" w:rsidR="00A71051" w:rsidRDefault="00A71051"/>
    <w:sdt>
      <w:sdtPr>
        <w:tag w:val="goog_rdk_2"/>
        <w:id w:val="78955408"/>
      </w:sdtPr>
      <w:sdtContent>
        <w:p w14:paraId="6F567DB8" w14:textId="77777777" w:rsidR="00A71051" w:rsidRDefault="00000000">
          <w:pPr>
            <w:rPr>
              <w:ins w:id="0" w:author="SIDAGAM VAMSI CHARAN 2024-CSE" w:date="2026-07-30T06:22:00Z"/>
            </w:rPr>
          </w:pPr>
          <w:sdt>
            <w:sdtPr>
              <w:tag w:val="goog_rdk_1"/>
              <w:id w:val="-1028928193"/>
            </w:sdtPr>
            <w:sdtContent/>
          </w:sdt>
        </w:p>
      </w:sdtContent>
    </w:sdt>
    <w:p w14:paraId="6421FBF8" w14:textId="77777777" w:rsidR="00A71051" w:rsidRDefault="00A71051"/>
    <w:p w14:paraId="06CC4A50" w14:textId="77777777" w:rsidR="00A71051" w:rsidRDefault="00A71051">
      <w:pPr>
        <w:rPr>
          <w:rFonts w:ascii="Times New Roman" w:eastAsia="Times New Roman" w:hAnsi="Times New Roman" w:cs="Times New Roman"/>
          <w:sz w:val="24"/>
          <w:szCs w:val="24"/>
        </w:rPr>
      </w:pPr>
    </w:p>
    <w:p w14:paraId="664BA425" w14:textId="6EBC49CC" w:rsidR="00A71051"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486803C1" wp14:editId="1978A268">
            <wp:extent cx="4597400" cy="2873374"/>
            <wp:effectExtent l="0" t="0" r="0" b="3810"/>
            <wp:docPr id="154838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4158" name="Picture 9885641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9007" cy="2893128"/>
                    </a:xfrm>
                    <a:prstGeom prst="rect">
                      <a:avLst/>
                    </a:prstGeom>
                  </pic:spPr>
                </pic:pic>
              </a:graphicData>
            </a:graphic>
          </wp:inline>
        </w:drawing>
      </w:r>
    </w:p>
    <w:p w14:paraId="5A8F0B69" w14:textId="77777777" w:rsidR="001F3700" w:rsidRDefault="001F3700" w:rsidP="001F3700">
      <w:pPr>
        <w:tabs>
          <w:tab w:val="left" w:pos="3270"/>
        </w:tabs>
        <w:jc w:val="center"/>
        <w:rPr>
          <w:rFonts w:ascii="Times New Roman" w:eastAsia="Times New Roman" w:hAnsi="Times New Roman" w:cs="Times New Roman"/>
          <w:sz w:val="24"/>
          <w:szCs w:val="24"/>
        </w:rPr>
      </w:pPr>
    </w:p>
    <w:p w14:paraId="72384371" w14:textId="738039E3" w:rsidR="001F3700"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1939B2C7" wp14:editId="43045D35">
            <wp:extent cx="4665134" cy="2915709"/>
            <wp:effectExtent l="0" t="0" r="2540" b="0"/>
            <wp:docPr id="748553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26247" name="Picture 12589262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8883" cy="2918052"/>
                    </a:xfrm>
                    <a:prstGeom prst="rect">
                      <a:avLst/>
                    </a:prstGeom>
                  </pic:spPr>
                </pic:pic>
              </a:graphicData>
            </a:graphic>
          </wp:inline>
        </w:drawing>
      </w:r>
    </w:p>
    <w:p w14:paraId="7EE50B69" w14:textId="77777777" w:rsidR="00A71051" w:rsidRDefault="00A71051">
      <w:pPr>
        <w:pBdr>
          <w:top w:val="nil"/>
          <w:left w:val="nil"/>
          <w:bottom w:val="nil"/>
          <w:right w:val="nil"/>
          <w:between w:val="nil"/>
        </w:pBdr>
        <w:spacing w:before="1" w:line="360" w:lineRule="auto"/>
        <w:jc w:val="both"/>
        <w:rPr>
          <w:rFonts w:ascii="Times New Roman" w:eastAsia="Times New Roman" w:hAnsi="Times New Roman" w:cs="Times New Roman"/>
          <w:color w:val="000000"/>
          <w:sz w:val="24"/>
          <w:szCs w:val="24"/>
        </w:rPr>
      </w:pPr>
    </w:p>
    <w:p w14:paraId="33F3B188"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This tool provides options to include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and AD1 files when acquiring the volatile memory.</w:t>
      </w:r>
    </w:p>
    <w:p w14:paraId="26EE87F3" w14:textId="77777777" w:rsidR="00A71051" w:rsidRDefault="00944C6A">
      <w:pPr>
        <w:pBdr>
          <w:top w:val="nil"/>
          <w:left w:val="nil"/>
          <w:bottom w:val="nil"/>
          <w:right w:val="nil"/>
          <w:between w:val="nil"/>
        </w:pBdr>
        <w:spacing w:before="120" w:line="360" w:lineRule="auto"/>
        <w:ind w:left="119" w:right="12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Pagefile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this file can have quite a bit of valuable data when considering the volatile memory. Therefore, it is recommended to capture and collect this file in the acquisition.</w:t>
      </w:r>
    </w:p>
    <w:p w14:paraId="27E22B14"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AD1 file: </w:t>
      </w:r>
      <w:r>
        <w:rPr>
          <w:rFonts w:ascii="Times New Roman" w:eastAsia="Times New Roman" w:hAnsi="Times New Roman" w:cs="Times New Roman"/>
          <w:color w:val="000000"/>
          <w:sz w:val="24"/>
          <w:szCs w:val="24"/>
        </w:rPr>
        <w:t>AD1 is the FTK imager image file. The investigator has the option to create an AD1 file for later use.</w:t>
      </w:r>
    </w:p>
    <w:p w14:paraId="2A9B61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Clicking the “capture memory” button will start acquiring the volatile memory.</w:t>
      </w:r>
    </w:p>
    <w:p w14:paraId="2602DC05" w14:textId="2B64A2FC" w:rsidR="00A71051"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ECD6328" wp14:editId="110D3704">
            <wp:extent cx="4597400" cy="2873151"/>
            <wp:effectExtent l="0" t="0" r="0" b="3810"/>
            <wp:docPr id="11406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0368" name="Picture 1652780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8655" cy="2873936"/>
                    </a:xfrm>
                    <a:prstGeom prst="rect">
                      <a:avLst/>
                    </a:prstGeom>
                  </pic:spPr>
                </pic:pic>
              </a:graphicData>
            </a:graphic>
          </wp:inline>
        </w:drawing>
      </w:r>
    </w:p>
    <w:p w14:paraId="4F047172" w14:textId="77777777" w:rsidR="001F3700"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p>
    <w:p w14:paraId="56BF85A8" w14:textId="2FEDCED6" w:rsidR="00A71051" w:rsidRDefault="00944C6A">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Once the acquisition has completed, the destination folder will have the acquired memory with the file extension of </w:t>
      </w:r>
      <w:proofErr w:type="gramStart"/>
      <w:r>
        <w:rPr>
          <w:rFonts w:ascii="Times New Roman" w:eastAsia="Times New Roman" w:hAnsi="Times New Roman" w:cs="Times New Roman"/>
          <w:color w:val="000000"/>
          <w:sz w:val="24"/>
          <w:szCs w:val="24"/>
        </w:rPr>
        <w:t>“.mem</w:t>
      </w:r>
      <w:proofErr w:type="gramEnd"/>
      <w:r>
        <w:rPr>
          <w:rFonts w:ascii="Times New Roman" w:eastAsia="Times New Roman" w:hAnsi="Times New Roman" w:cs="Times New Roman"/>
          <w:color w:val="000000"/>
          <w:sz w:val="24"/>
          <w:szCs w:val="24"/>
        </w:rPr>
        <w:t>”.</w:t>
      </w:r>
      <w:r w:rsidR="001F3700">
        <w:rPr>
          <w:rFonts w:ascii="Times New Roman" w:eastAsia="Times New Roman" w:hAnsi="Times New Roman" w:cs="Times New Roman"/>
          <w:color w:val="000000"/>
          <w:sz w:val="24"/>
          <w:szCs w:val="24"/>
        </w:rPr>
        <w:t>\</w:t>
      </w:r>
    </w:p>
    <w:p w14:paraId="0765E25C" w14:textId="3AC04801" w:rsidR="001F3700" w:rsidRDefault="001F3700" w:rsidP="001F3700">
      <w:pPr>
        <w:pBdr>
          <w:top w:val="nil"/>
          <w:left w:val="nil"/>
          <w:bottom w:val="nil"/>
          <w:right w:val="nil"/>
          <w:between w:val="nil"/>
        </w:pBdr>
        <w:spacing w:before="213" w:line="360" w:lineRule="auto"/>
        <w:ind w:left="119" w:right="29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D971252" wp14:editId="427F4EC0">
            <wp:extent cx="5628640" cy="4286250"/>
            <wp:effectExtent l="0" t="0" r="0" b="0"/>
            <wp:docPr id="1803107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3269" name="Picture 1047303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5899" cy="4307008"/>
                    </a:xfrm>
                    <a:prstGeom prst="rect">
                      <a:avLst/>
                    </a:prstGeom>
                  </pic:spPr>
                </pic:pic>
              </a:graphicData>
            </a:graphic>
          </wp:inline>
        </w:drawing>
      </w:r>
    </w:p>
    <w:p w14:paraId="0C774FB5" w14:textId="77777777" w:rsidR="00A71051" w:rsidRDefault="00A71051">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p>
    <w:p w14:paraId="583985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Acquiring non-volatile memory (Disk Image) using FTK Imager</w:t>
      </w:r>
    </w:p>
    <w:p w14:paraId="31CE17E2" w14:textId="3CB5ABC3" w:rsidR="00A71051" w:rsidRDefault="00944C6A">
      <w:pPr>
        <w:pBdr>
          <w:top w:val="nil"/>
          <w:left w:val="nil"/>
          <w:bottom w:val="nil"/>
          <w:right w:val="nil"/>
          <w:between w:val="nil"/>
        </w:pBdr>
        <w:spacing w:before="120" w:line="360" w:lineRule="auto"/>
        <w:ind w:left="119" w:right="1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previously stated, this same tool can be used to collect a disk image as well. Open FTK Imager and navigate to “Create Disk Image”.</w:t>
      </w:r>
    </w:p>
    <w:p w14:paraId="4A7704DB" w14:textId="77777777" w:rsidR="00A71051" w:rsidRDefault="00944C6A">
      <w:pPr>
        <w:pBdr>
          <w:top w:val="nil"/>
          <w:left w:val="nil"/>
          <w:bottom w:val="nil"/>
          <w:right w:val="nil"/>
          <w:between w:val="nil"/>
        </w:pBdr>
        <w:spacing w:before="107"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select the source that you need to acquire.</w:t>
      </w:r>
    </w:p>
    <w:p w14:paraId="53021189" w14:textId="4994C45C" w:rsidR="00A71051" w:rsidRDefault="001F3700">
      <w:pPr>
        <w:pBdr>
          <w:top w:val="nil"/>
          <w:left w:val="nil"/>
          <w:bottom w:val="nil"/>
          <w:right w:val="nil"/>
          <w:between w:val="nil"/>
        </w:pBdr>
        <w:spacing w:before="1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B3DDCA7" wp14:editId="09E6444D">
            <wp:extent cx="5023104" cy="3139440"/>
            <wp:effectExtent l="0" t="0" r="6350" b="3810"/>
            <wp:docPr id="1881979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2187" name="Picture 1212172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4173" cy="3140108"/>
                    </a:xfrm>
                    <a:prstGeom prst="rect">
                      <a:avLst/>
                    </a:prstGeom>
                  </pic:spPr>
                </pic:pic>
              </a:graphicData>
            </a:graphic>
          </wp:inline>
        </w:drawing>
      </w:r>
    </w:p>
    <w:p w14:paraId="116795A8" w14:textId="77777777" w:rsidR="00A71051" w:rsidRDefault="00944C6A">
      <w:pPr>
        <w:pBdr>
          <w:top w:val="nil"/>
          <w:left w:val="nil"/>
          <w:bottom w:val="nil"/>
          <w:right w:val="nil"/>
          <w:between w:val="nil"/>
        </w:pBdr>
        <w:spacing w:before="101" w:line="360" w:lineRule="auto"/>
        <w:ind w:left="119" w:righ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FTK Imager is capable of acquiring physical drives (physical hard drives), logical drives (partitions), image files, contents of a folder, or CDs/DVDs. Investigators can connect external HDDs into the collection computer</w:t>
      </w:r>
    </w:p>
    <w:p w14:paraId="4DE4FC30" w14:textId="77777777" w:rsidR="00A71051" w:rsidRDefault="00944C6A">
      <w:pPr>
        <w:pBdr>
          <w:top w:val="nil"/>
          <w:left w:val="nil"/>
          <w:bottom w:val="nil"/>
          <w:right w:val="nil"/>
          <w:between w:val="nil"/>
        </w:pBdr>
        <w:spacing w:before="121"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via write blocker and use the “logical drive” option to select the mounted HDD as a partition. Collecting Physical Drives</w:t>
      </w:r>
    </w:p>
    <w:p w14:paraId="64AB931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“Physical Drive” option.</w:t>
      </w:r>
    </w:p>
    <w:p w14:paraId="253657B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drive you need to acquire and click “Finish”.</w:t>
      </w:r>
    </w:p>
    <w:p w14:paraId="30CF94BE" w14:textId="4366D200"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68A1CA2" w14:textId="77777777" w:rsidR="00A71051" w:rsidRDefault="00944C6A">
      <w:pPr>
        <w:pBdr>
          <w:top w:val="nil"/>
          <w:left w:val="nil"/>
          <w:bottom w:val="nil"/>
          <w:right w:val="nil"/>
          <w:between w:val="nil"/>
        </w:pBdr>
        <w:spacing w:before="58" w:line="360" w:lineRule="auto"/>
        <w:ind w:left="119" w:right="1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1B794400" w14:textId="77777777" w:rsidR="00A71051" w:rsidRDefault="00944C6A">
      <w:pPr>
        <w:pBdr>
          <w:top w:val="nil"/>
          <w:left w:val="nil"/>
          <w:bottom w:val="nil"/>
          <w:right w:val="nil"/>
          <w:between w:val="nil"/>
        </w:pBdr>
        <w:spacing w:before="121" w:line="360" w:lineRule="auto"/>
        <w:ind w:left="119" w:righ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163282FA" w14:textId="77777777" w:rsidR="00A71051" w:rsidRDefault="00944C6A">
      <w:pPr>
        <w:pBdr>
          <w:top w:val="nil"/>
          <w:left w:val="nil"/>
          <w:bottom w:val="nil"/>
          <w:right w:val="nil"/>
          <w:between w:val="nil"/>
        </w:pBdr>
        <w:spacing w:before="121"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2AD77588" w14:textId="77777777" w:rsidR="00A71051" w:rsidRDefault="00944C6A">
      <w:pPr>
        <w:pBdr>
          <w:top w:val="nil"/>
          <w:left w:val="nil"/>
          <w:bottom w:val="nil"/>
          <w:right w:val="nil"/>
          <w:between w:val="nil"/>
        </w:pBdr>
        <w:spacing w:before="116" w:line="360" w:lineRule="auto"/>
        <w:ind w:left="119"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26C4AB8A"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enter the case details.</w:t>
      </w:r>
    </w:p>
    <w:p w14:paraId="61F58B65" w14:textId="77777777" w:rsidR="00A71051" w:rsidRDefault="00A71051">
      <w:pPr>
        <w:spacing w:line="360" w:lineRule="auto"/>
        <w:jc w:val="both"/>
        <w:rPr>
          <w:rFonts w:ascii="Times New Roman" w:eastAsia="Times New Roman" w:hAnsi="Times New Roman" w:cs="Times New Roman"/>
          <w:sz w:val="24"/>
          <w:szCs w:val="24"/>
        </w:rPr>
      </w:pPr>
    </w:p>
    <w:p w14:paraId="23F19FB9" w14:textId="4453F778" w:rsidR="00A71051" w:rsidRDefault="008D593A" w:rsidP="008D593A">
      <w:pPr>
        <w:pBdr>
          <w:top w:val="nil"/>
          <w:left w:val="nil"/>
          <w:bottom w:val="nil"/>
          <w:right w:val="nil"/>
          <w:between w:val="nil"/>
        </w:pBdr>
        <w:spacing w:line="360" w:lineRule="auto"/>
        <w:ind w:left="119"/>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4498438" wp14:editId="20071B5B">
            <wp:extent cx="3686175" cy="2303860"/>
            <wp:effectExtent l="0" t="0" r="0" b="1270"/>
            <wp:docPr id="39354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1203" name="Picture 393541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6969" cy="2310606"/>
                    </a:xfrm>
                    <a:prstGeom prst="rect">
                      <a:avLst/>
                    </a:prstGeom>
                  </pic:spPr>
                </pic:pic>
              </a:graphicData>
            </a:graphic>
          </wp:inline>
        </w:drawing>
      </w:r>
    </w:p>
    <w:p w14:paraId="0789439E"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37F3BBD9"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1C7A3732" w14:textId="77777777" w:rsidR="00A71051" w:rsidRDefault="00944C6A">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Add an image destination (where the image file will be saved), image file name and fragment size.</w:t>
      </w:r>
    </w:p>
    <w:p w14:paraId="17A437F5" w14:textId="57105EEB" w:rsidR="00A71051" w:rsidRDefault="008D593A" w:rsidP="008D593A">
      <w:pPr>
        <w:pBdr>
          <w:top w:val="nil"/>
          <w:left w:val="nil"/>
          <w:bottom w:val="nil"/>
          <w:right w:val="nil"/>
          <w:between w:val="nil"/>
        </w:pBdr>
        <w:spacing w:before="10" w:line="360" w:lineRule="auto"/>
        <w:jc w:val="center"/>
        <w:rPr>
          <w:rFonts w:ascii="Times New Roman" w:eastAsia="Times New Roman" w:hAnsi="Times New Roman" w:cs="Times New Roman"/>
          <w:color w:val="000000"/>
          <w:sz w:val="24"/>
          <w:szCs w:val="24"/>
        </w:rPr>
      </w:pPr>
      <w:r w:rsidRPr="008D593A">
        <w:rPr>
          <w:noProof/>
        </w:rPr>
        <w:drawing>
          <wp:inline distT="0" distB="0" distL="0" distR="0" wp14:anchorId="44C31C82" wp14:editId="24799EE2">
            <wp:extent cx="4210050" cy="2631281"/>
            <wp:effectExtent l="0" t="0" r="0" b="0"/>
            <wp:docPr id="12914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4997" name=""/>
                    <pic:cNvPicPr/>
                  </pic:nvPicPr>
                  <pic:blipFill>
                    <a:blip r:embed="rId14"/>
                    <a:stretch>
                      <a:fillRect/>
                    </a:stretch>
                  </pic:blipFill>
                  <pic:spPr>
                    <a:xfrm>
                      <a:off x="0" y="0"/>
                      <a:ext cx="4214169" cy="2633855"/>
                    </a:xfrm>
                    <a:prstGeom prst="rect">
                      <a:avLst/>
                    </a:prstGeom>
                  </pic:spPr>
                </pic:pic>
              </a:graphicData>
            </a:graphic>
          </wp:inline>
        </w:drawing>
      </w:r>
    </w:p>
    <w:p w14:paraId="12036DBA" w14:textId="77777777" w:rsidR="00A71051" w:rsidRDefault="00944C6A">
      <w:pPr>
        <w:pBdr>
          <w:top w:val="nil"/>
          <w:left w:val="nil"/>
          <w:bottom w:val="nil"/>
          <w:right w:val="nil"/>
          <w:between w:val="nil"/>
        </w:pBdr>
        <w:spacing w:before="126" w:line="360" w:lineRule="auto"/>
        <w:ind w:left="119" w:right="1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Image Fragment Size (MB): this option will separate the image file into multiple images and save them in the same destination. If you need only one file instead of creating multiple fragmented images, you must set the image fragment size to “0”.</w:t>
      </w:r>
    </w:p>
    <w:p w14:paraId="28952322" w14:textId="77777777" w:rsidR="00A71051" w:rsidRDefault="00944C6A">
      <w:pPr>
        <w:pBdr>
          <w:top w:val="nil"/>
          <w:left w:val="nil"/>
          <w:bottom w:val="nil"/>
          <w:right w:val="nil"/>
          <w:between w:val="nil"/>
        </w:pBdr>
        <w:spacing w:before="121" w:line="360" w:lineRule="auto"/>
        <w:ind w:left="119" w:right="2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7C71896B" w14:textId="77777777" w:rsidR="00A71051" w:rsidRDefault="00A71051">
      <w:pPr>
        <w:spacing w:line="360" w:lineRule="auto"/>
        <w:jc w:val="both"/>
        <w:rPr>
          <w:rFonts w:ascii="Times New Roman" w:eastAsia="Times New Roman" w:hAnsi="Times New Roman" w:cs="Times New Roman"/>
          <w:sz w:val="24"/>
          <w:szCs w:val="24"/>
        </w:rPr>
      </w:pPr>
    </w:p>
    <w:p w14:paraId="2AB1C54F" w14:textId="66640743" w:rsidR="00A71051" w:rsidRDefault="00A71051">
      <w:pPr>
        <w:pBdr>
          <w:top w:val="nil"/>
          <w:left w:val="nil"/>
          <w:bottom w:val="nil"/>
          <w:right w:val="nil"/>
          <w:between w:val="nil"/>
        </w:pBdr>
        <w:spacing w:line="360" w:lineRule="auto"/>
        <w:ind w:left="177"/>
        <w:jc w:val="both"/>
        <w:rPr>
          <w:rFonts w:ascii="Times New Roman" w:eastAsia="Times New Roman" w:hAnsi="Times New Roman" w:cs="Times New Roman"/>
          <w:color w:val="000000"/>
          <w:sz w:val="24"/>
          <w:szCs w:val="24"/>
        </w:rPr>
      </w:pPr>
    </w:p>
    <w:p w14:paraId="00EB2FDC" w14:textId="5E94C943" w:rsidR="00A71051" w:rsidRDefault="001F3700" w:rsidP="001F37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CF9F5D8" wp14:editId="628E5881">
            <wp:extent cx="4124325" cy="2577703"/>
            <wp:effectExtent l="0" t="0" r="0" b="0"/>
            <wp:docPr id="11865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0620" name="Picture 1115690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28945" cy="2580590"/>
                    </a:xfrm>
                    <a:prstGeom prst="rect">
                      <a:avLst/>
                    </a:prstGeom>
                  </pic:spPr>
                </pic:pic>
              </a:graphicData>
            </a:graphic>
          </wp:inline>
        </w:drawing>
      </w:r>
    </w:p>
    <w:p w14:paraId="5997BB53" w14:textId="77777777"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CFA4608" w14:textId="77777777" w:rsidR="00A71051" w:rsidRDefault="00944C6A">
      <w:pPr>
        <w:pBdr>
          <w:top w:val="nil"/>
          <w:left w:val="nil"/>
          <w:bottom w:val="nil"/>
          <w:right w:val="nil"/>
          <w:between w:val="nil"/>
        </w:pBdr>
        <w:spacing w:before="6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Click “start” to start acquiring.</w:t>
      </w:r>
      <w:r>
        <w:rPr>
          <w:noProof/>
        </w:rPr>
        <w:drawing>
          <wp:anchor distT="0" distB="0" distL="0" distR="0" simplePos="0" relativeHeight="251664384" behindDoc="0" locked="0" layoutInCell="1" hidden="0" allowOverlap="1" wp14:anchorId="0724A85D" wp14:editId="245BA0DA">
            <wp:simplePos x="0" y="0"/>
            <wp:positionH relativeFrom="column">
              <wp:posOffset>81860</wp:posOffset>
            </wp:positionH>
            <wp:positionV relativeFrom="paragraph">
              <wp:posOffset>281414</wp:posOffset>
            </wp:positionV>
            <wp:extent cx="2457451" cy="1765935"/>
            <wp:effectExtent l="0" t="0" r="0" b="0"/>
            <wp:wrapTopAndBottom distT="0" dist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2457451" cy="1765935"/>
                    </a:xfrm>
                    <a:prstGeom prst="rect">
                      <a:avLst/>
                    </a:prstGeom>
                    <a:ln/>
                  </pic:spPr>
                </pic:pic>
              </a:graphicData>
            </a:graphic>
          </wp:anchor>
        </w:drawing>
      </w:r>
    </w:p>
    <w:p w14:paraId="185D6EE9"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acquiring is complete, it will create a text file including all the information it has acquired.</w:t>
      </w:r>
    </w:p>
    <w:p w14:paraId="5374977E" w14:textId="6CC9435D" w:rsidR="00A71051" w:rsidRDefault="00A71051">
      <w:pPr>
        <w:pBdr>
          <w:top w:val="nil"/>
          <w:left w:val="nil"/>
          <w:bottom w:val="nil"/>
          <w:right w:val="nil"/>
          <w:between w:val="nil"/>
        </w:pBdr>
        <w:spacing w:before="133" w:line="360" w:lineRule="auto"/>
        <w:ind w:left="119"/>
        <w:jc w:val="both"/>
        <w:rPr>
          <w:rFonts w:ascii="Times New Roman" w:eastAsia="Times New Roman" w:hAnsi="Times New Roman" w:cs="Times New Roman"/>
          <w:noProof/>
          <w:color w:val="000000"/>
          <w:sz w:val="24"/>
          <w:szCs w:val="24"/>
        </w:rPr>
      </w:pPr>
    </w:p>
    <w:p w14:paraId="6DD5ED8D" w14:textId="77777777" w:rsidR="00A42314" w:rsidRDefault="00A42314">
      <w:pPr>
        <w:pBdr>
          <w:top w:val="nil"/>
          <w:left w:val="nil"/>
          <w:bottom w:val="nil"/>
          <w:right w:val="nil"/>
          <w:between w:val="nil"/>
        </w:pBdr>
        <w:spacing w:before="133" w:line="360" w:lineRule="auto"/>
        <w:ind w:left="119"/>
        <w:jc w:val="both"/>
        <w:rPr>
          <w:rFonts w:ascii="Times New Roman" w:eastAsia="Times New Roman" w:hAnsi="Times New Roman" w:cs="Times New Roman"/>
          <w:noProof/>
          <w:color w:val="000000"/>
          <w:sz w:val="24"/>
          <w:szCs w:val="24"/>
        </w:rPr>
      </w:pPr>
    </w:p>
    <w:p w14:paraId="2346060B" w14:textId="77777777" w:rsidR="00A42314" w:rsidRDefault="00A42314">
      <w:pPr>
        <w:pBdr>
          <w:top w:val="nil"/>
          <w:left w:val="nil"/>
          <w:bottom w:val="nil"/>
          <w:right w:val="nil"/>
          <w:between w:val="nil"/>
        </w:pBdr>
        <w:spacing w:before="133" w:line="360" w:lineRule="auto"/>
        <w:ind w:left="119"/>
        <w:jc w:val="both"/>
        <w:rPr>
          <w:rFonts w:ascii="Times New Roman" w:eastAsia="Times New Roman" w:hAnsi="Times New Roman" w:cs="Times New Roman"/>
          <w:noProof/>
          <w:color w:val="000000"/>
          <w:sz w:val="24"/>
          <w:szCs w:val="24"/>
        </w:rPr>
      </w:pPr>
    </w:p>
    <w:p w14:paraId="73F32513" w14:textId="77777777" w:rsidR="00A42314" w:rsidRDefault="00A42314">
      <w:pPr>
        <w:pBdr>
          <w:top w:val="nil"/>
          <w:left w:val="nil"/>
          <w:bottom w:val="nil"/>
          <w:right w:val="nil"/>
          <w:between w:val="nil"/>
        </w:pBdr>
        <w:spacing w:before="133" w:line="360" w:lineRule="auto"/>
        <w:ind w:left="119"/>
        <w:jc w:val="both"/>
        <w:rPr>
          <w:rFonts w:ascii="Times New Roman" w:eastAsia="Times New Roman" w:hAnsi="Times New Roman" w:cs="Times New Roman"/>
          <w:noProof/>
          <w:color w:val="000000"/>
          <w:sz w:val="24"/>
          <w:szCs w:val="24"/>
        </w:rPr>
      </w:pPr>
    </w:p>
    <w:p w14:paraId="7252D357" w14:textId="2B53F8FE" w:rsidR="00A42314" w:rsidRDefault="00A42314">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sidRPr="00A42314">
        <w:rPr>
          <w:rFonts w:ascii="Times New Roman" w:eastAsia="Times New Roman" w:hAnsi="Times New Roman" w:cs="Times New Roman"/>
          <w:color w:val="000000"/>
          <w:sz w:val="24"/>
          <w:szCs w:val="24"/>
        </w:rPr>
        <w:lastRenderedPageBreak/>
        <w:drawing>
          <wp:inline distT="0" distB="0" distL="0" distR="0" wp14:anchorId="4F83EBC9" wp14:editId="42ECE96B">
            <wp:extent cx="4213860" cy="1694360"/>
            <wp:effectExtent l="0" t="0" r="0" b="1270"/>
            <wp:docPr id="83079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9030" name=""/>
                    <pic:cNvPicPr/>
                  </pic:nvPicPr>
                  <pic:blipFill>
                    <a:blip r:embed="rId17"/>
                    <a:stretch>
                      <a:fillRect/>
                    </a:stretch>
                  </pic:blipFill>
                  <pic:spPr>
                    <a:xfrm>
                      <a:off x="0" y="0"/>
                      <a:ext cx="4232654" cy="1701917"/>
                    </a:xfrm>
                    <a:prstGeom prst="rect">
                      <a:avLst/>
                    </a:prstGeom>
                  </pic:spPr>
                </pic:pic>
              </a:graphicData>
            </a:graphic>
          </wp:inline>
        </w:drawing>
      </w:r>
    </w:p>
    <w:p w14:paraId="3AE4951D" w14:textId="49A60320" w:rsidR="00A71051" w:rsidRDefault="00E047C9">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sidRPr="00E047C9">
        <w:rPr>
          <w:noProof/>
          <w:color w:val="000000"/>
        </w:rPr>
        <w:drawing>
          <wp:inline distT="0" distB="0" distL="0" distR="0" wp14:anchorId="00D2AE29" wp14:editId="408B3C9B">
            <wp:extent cx="6070600" cy="2705100"/>
            <wp:effectExtent l="0" t="0" r="6350" b="0"/>
            <wp:docPr id="53362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29881" name=""/>
                    <pic:cNvPicPr/>
                  </pic:nvPicPr>
                  <pic:blipFill>
                    <a:blip r:embed="rId18"/>
                    <a:stretch>
                      <a:fillRect/>
                    </a:stretch>
                  </pic:blipFill>
                  <pic:spPr>
                    <a:xfrm>
                      <a:off x="0" y="0"/>
                      <a:ext cx="6070600" cy="2705100"/>
                    </a:xfrm>
                    <a:prstGeom prst="rect">
                      <a:avLst/>
                    </a:prstGeom>
                  </pic:spPr>
                </pic:pic>
              </a:graphicData>
            </a:graphic>
          </wp:inline>
        </w:drawing>
      </w:r>
    </w:p>
    <w:p w14:paraId="6C7451B9" w14:textId="77777777" w:rsidR="00E047C9" w:rsidRDefault="00A42314" w:rsidP="00E047C9">
      <w:pPr>
        <w:pStyle w:val="BodyText"/>
        <w:spacing w:before="64"/>
        <w:jc w:val="center"/>
      </w:pPr>
      <w:r>
        <w:rPr>
          <w:color w:val="000000"/>
        </w:rPr>
        <w:br/>
      </w:r>
    </w:p>
    <w:p w14:paraId="47EA075C" w14:textId="0EDDC251" w:rsidR="00A42314" w:rsidRDefault="00A42314" w:rsidP="00E047C9">
      <w:pPr>
        <w:pStyle w:val="BodyText"/>
        <w:spacing w:before="64"/>
      </w:pPr>
      <w:r>
        <w:t>Rubrics:</w:t>
      </w:r>
    </w:p>
    <w:p w14:paraId="1C99E634" w14:textId="77777777" w:rsidR="00A42314" w:rsidRDefault="00A42314" w:rsidP="00A42314">
      <w:pPr>
        <w:pStyle w:val="BodyText"/>
        <w:spacing w:before="64"/>
      </w:pPr>
    </w:p>
    <w:tbl>
      <w:tblPr>
        <w:tblW w:w="9823" w:type="dxa"/>
        <w:tblInd w:w="-5" w:type="dxa"/>
        <w:tblLook w:val="04A0" w:firstRow="1" w:lastRow="0" w:firstColumn="1" w:lastColumn="0" w:noHBand="0" w:noVBand="1"/>
      </w:tblPr>
      <w:tblGrid>
        <w:gridCol w:w="5731"/>
        <w:gridCol w:w="2182"/>
        <w:gridCol w:w="1910"/>
      </w:tblGrid>
      <w:tr w:rsidR="00A42314" w:rsidRPr="00EF6AE8" w14:paraId="0D5AA551" w14:textId="77777777" w:rsidTr="00A42314">
        <w:trPr>
          <w:trHeight w:val="735"/>
        </w:trPr>
        <w:tc>
          <w:tcPr>
            <w:tcW w:w="5731" w:type="dxa"/>
            <w:tcBorders>
              <w:top w:val="single" w:sz="4" w:space="0" w:color="auto"/>
              <w:left w:val="single" w:sz="4" w:space="0" w:color="auto"/>
              <w:bottom w:val="single" w:sz="4" w:space="0" w:color="auto"/>
              <w:right w:val="single" w:sz="4" w:space="0" w:color="auto"/>
            </w:tcBorders>
            <w:vAlign w:val="center"/>
            <w:hideMark/>
          </w:tcPr>
          <w:p w14:paraId="5C405AB7" w14:textId="77777777" w:rsidR="00A42314" w:rsidRPr="00EF6AE8" w:rsidRDefault="00A42314" w:rsidP="004C00A5">
            <w:pPr>
              <w:pStyle w:val="BodyText"/>
              <w:spacing w:before="64"/>
              <w:rPr>
                <w:lang w:val="en-IN"/>
              </w:rPr>
            </w:pPr>
            <w:r w:rsidRPr="00EF6AE8">
              <w:rPr>
                <w:lang w:val="en-IN"/>
              </w:rPr>
              <w:t>Criteria &amp; Marks Assigned</w:t>
            </w:r>
          </w:p>
        </w:tc>
        <w:tc>
          <w:tcPr>
            <w:tcW w:w="2182" w:type="dxa"/>
            <w:tcBorders>
              <w:top w:val="single" w:sz="4" w:space="0" w:color="auto"/>
              <w:left w:val="nil"/>
              <w:bottom w:val="single" w:sz="4" w:space="0" w:color="auto"/>
              <w:right w:val="single" w:sz="4" w:space="0" w:color="auto"/>
            </w:tcBorders>
            <w:vAlign w:val="center"/>
            <w:hideMark/>
          </w:tcPr>
          <w:p w14:paraId="2BE508BB" w14:textId="77777777" w:rsidR="00A42314" w:rsidRPr="00EF6AE8" w:rsidRDefault="00A42314" w:rsidP="004C00A5">
            <w:pPr>
              <w:pStyle w:val="BodyText"/>
              <w:spacing w:before="64"/>
              <w:rPr>
                <w:lang w:val="en-IN"/>
              </w:rPr>
            </w:pPr>
            <w:r>
              <w:rPr>
                <w:lang w:val="en-IN"/>
              </w:rPr>
              <w:t>Mark Allotted</w:t>
            </w:r>
          </w:p>
        </w:tc>
        <w:tc>
          <w:tcPr>
            <w:tcW w:w="1910" w:type="dxa"/>
            <w:tcBorders>
              <w:top w:val="single" w:sz="4" w:space="0" w:color="auto"/>
              <w:left w:val="nil"/>
              <w:bottom w:val="single" w:sz="4" w:space="0" w:color="auto"/>
              <w:right w:val="single" w:sz="4" w:space="0" w:color="auto"/>
            </w:tcBorders>
            <w:vAlign w:val="center"/>
            <w:hideMark/>
          </w:tcPr>
          <w:p w14:paraId="0C8CB724" w14:textId="77777777" w:rsidR="00A42314" w:rsidRPr="00EF6AE8" w:rsidRDefault="00A42314" w:rsidP="004C00A5">
            <w:pPr>
              <w:pStyle w:val="BodyText"/>
              <w:spacing w:before="64"/>
              <w:rPr>
                <w:lang w:val="en-IN"/>
              </w:rPr>
            </w:pPr>
            <w:r>
              <w:rPr>
                <w:lang w:val="en-IN"/>
              </w:rPr>
              <w:t>Mark Awarded</w:t>
            </w:r>
          </w:p>
        </w:tc>
      </w:tr>
      <w:tr w:rsidR="00A42314" w:rsidRPr="00EF6AE8" w14:paraId="244C4A15" w14:textId="77777777" w:rsidTr="00A42314">
        <w:trPr>
          <w:trHeight w:val="735"/>
        </w:trPr>
        <w:tc>
          <w:tcPr>
            <w:tcW w:w="5731" w:type="dxa"/>
            <w:tcBorders>
              <w:top w:val="nil"/>
              <w:left w:val="single" w:sz="4" w:space="0" w:color="auto"/>
              <w:bottom w:val="single" w:sz="4" w:space="0" w:color="auto"/>
              <w:right w:val="single" w:sz="4" w:space="0" w:color="auto"/>
            </w:tcBorders>
            <w:vAlign w:val="center"/>
            <w:hideMark/>
          </w:tcPr>
          <w:p w14:paraId="6984C19B" w14:textId="77777777" w:rsidR="00A42314" w:rsidRPr="00EF6AE8" w:rsidRDefault="00A42314" w:rsidP="004C00A5">
            <w:pPr>
              <w:pStyle w:val="BodyText"/>
              <w:spacing w:before="64"/>
              <w:rPr>
                <w:lang w:val="en-IN"/>
              </w:rPr>
            </w:pPr>
            <w:r w:rsidRPr="00EF6AE8">
              <w:rPr>
                <w:lang w:val="en-IN"/>
              </w:rPr>
              <w:t>1. GitHub Activity &amp; Submission Regularity</w:t>
            </w:r>
          </w:p>
        </w:tc>
        <w:tc>
          <w:tcPr>
            <w:tcW w:w="2182" w:type="dxa"/>
            <w:tcBorders>
              <w:top w:val="nil"/>
              <w:left w:val="nil"/>
              <w:bottom w:val="single" w:sz="4" w:space="0" w:color="auto"/>
              <w:right w:val="single" w:sz="4" w:space="0" w:color="auto"/>
            </w:tcBorders>
            <w:vAlign w:val="center"/>
          </w:tcPr>
          <w:p w14:paraId="25044575" w14:textId="77777777" w:rsidR="00A42314" w:rsidRPr="00EF6AE8" w:rsidRDefault="00A42314" w:rsidP="004C00A5">
            <w:pPr>
              <w:pStyle w:val="BodyText"/>
              <w:spacing w:before="64"/>
              <w:jc w:val="center"/>
              <w:rPr>
                <w:lang w:val="en-IN"/>
              </w:rPr>
            </w:pPr>
            <w:r>
              <w:rPr>
                <w:lang w:val="en-IN"/>
              </w:rPr>
              <w:t>3</w:t>
            </w:r>
          </w:p>
        </w:tc>
        <w:tc>
          <w:tcPr>
            <w:tcW w:w="1910" w:type="dxa"/>
            <w:tcBorders>
              <w:top w:val="nil"/>
              <w:left w:val="nil"/>
              <w:bottom w:val="single" w:sz="4" w:space="0" w:color="auto"/>
              <w:right w:val="single" w:sz="4" w:space="0" w:color="auto"/>
            </w:tcBorders>
            <w:vAlign w:val="center"/>
          </w:tcPr>
          <w:p w14:paraId="2FE94D6E" w14:textId="77777777" w:rsidR="00A42314" w:rsidRPr="00EF6AE8" w:rsidRDefault="00A42314" w:rsidP="004C00A5">
            <w:pPr>
              <w:pStyle w:val="BodyText"/>
              <w:spacing w:before="64"/>
              <w:rPr>
                <w:lang w:val="en-IN"/>
              </w:rPr>
            </w:pPr>
          </w:p>
        </w:tc>
      </w:tr>
      <w:tr w:rsidR="00A42314" w:rsidRPr="00EF6AE8" w14:paraId="4CE01ED0" w14:textId="77777777" w:rsidTr="00A42314">
        <w:trPr>
          <w:trHeight w:val="735"/>
        </w:trPr>
        <w:tc>
          <w:tcPr>
            <w:tcW w:w="5731" w:type="dxa"/>
            <w:tcBorders>
              <w:top w:val="nil"/>
              <w:left w:val="single" w:sz="4" w:space="0" w:color="auto"/>
              <w:bottom w:val="single" w:sz="4" w:space="0" w:color="auto"/>
              <w:right w:val="single" w:sz="4" w:space="0" w:color="auto"/>
            </w:tcBorders>
            <w:vAlign w:val="center"/>
            <w:hideMark/>
          </w:tcPr>
          <w:p w14:paraId="1DC2C84B" w14:textId="77777777" w:rsidR="00A42314" w:rsidRPr="00EF6AE8" w:rsidRDefault="00A42314" w:rsidP="004C00A5">
            <w:pPr>
              <w:pStyle w:val="BodyText"/>
              <w:spacing w:before="64"/>
              <w:rPr>
                <w:lang w:val="en-IN"/>
              </w:rPr>
            </w:pPr>
            <w:r w:rsidRPr="00EF6AE8">
              <w:rPr>
                <w:lang w:val="en-IN"/>
              </w:rPr>
              <w:t>2. Application of Forensic Tools &amp; Practical Execution</w:t>
            </w:r>
          </w:p>
        </w:tc>
        <w:tc>
          <w:tcPr>
            <w:tcW w:w="2182" w:type="dxa"/>
            <w:tcBorders>
              <w:top w:val="nil"/>
              <w:left w:val="nil"/>
              <w:bottom w:val="single" w:sz="4" w:space="0" w:color="auto"/>
              <w:right w:val="single" w:sz="4" w:space="0" w:color="auto"/>
            </w:tcBorders>
            <w:vAlign w:val="center"/>
          </w:tcPr>
          <w:p w14:paraId="548AB5B8" w14:textId="77777777" w:rsidR="00A42314" w:rsidRPr="00EF6AE8" w:rsidRDefault="00A42314" w:rsidP="004C00A5">
            <w:pPr>
              <w:pStyle w:val="BodyText"/>
              <w:spacing w:before="64"/>
              <w:jc w:val="center"/>
              <w:rPr>
                <w:lang w:val="en-IN"/>
              </w:rPr>
            </w:pPr>
            <w:r>
              <w:rPr>
                <w:lang w:val="en-IN"/>
              </w:rPr>
              <w:t>3</w:t>
            </w:r>
          </w:p>
        </w:tc>
        <w:tc>
          <w:tcPr>
            <w:tcW w:w="1910" w:type="dxa"/>
            <w:tcBorders>
              <w:top w:val="nil"/>
              <w:left w:val="nil"/>
              <w:bottom w:val="single" w:sz="4" w:space="0" w:color="auto"/>
              <w:right w:val="single" w:sz="4" w:space="0" w:color="auto"/>
            </w:tcBorders>
            <w:vAlign w:val="center"/>
          </w:tcPr>
          <w:p w14:paraId="686A30D4" w14:textId="77777777" w:rsidR="00A42314" w:rsidRPr="00EF6AE8" w:rsidRDefault="00A42314" w:rsidP="004C00A5">
            <w:pPr>
              <w:pStyle w:val="BodyText"/>
              <w:spacing w:before="64"/>
              <w:rPr>
                <w:lang w:val="en-IN"/>
              </w:rPr>
            </w:pPr>
          </w:p>
        </w:tc>
      </w:tr>
      <w:tr w:rsidR="00A42314" w:rsidRPr="00EF6AE8" w14:paraId="5DEDBE16" w14:textId="77777777" w:rsidTr="00A42314">
        <w:trPr>
          <w:trHeight w:val="735"/>
        </w:trPr>
        <w:tc>
          <w:tcPr>
            <w:tcW w:w="5731" w:type="dxa"/>
            <w:tcBorders>
              <w:top w:val="nil"/>
              <w:left w:val="single" w:sz="4" w:space="0" w:color="auto"/>
              <w:bottom w:val="single" w:sz="4" w:space="0" w:color="auto"/>
              <w:right w:val="single" w:sz="4" w:space="0" w:color="auto"/>
            </w:tcBorders>
            <w:vAlign w:val="center"/>
            <w:hideMark/>
          </w:tcPr>
          <w:p w14:paraId="4D0AFDAF" w14:textId="77777777" w:rsidR="00A42314" w:rsidRPr="00EF6AE8" w:rsidRDefault="00A42314" w:rsidP="004C00A5">
            <w:pPr>
              <w:pStyle w:val="BodyText"/>
              <w:spacing w:before="64"/>
              <w:rPr>
                <w:lang w:val="en-IN"/>
              </w:rPr>
            </w:pPr>
            <w:r w:rsidRPr="00EF6AE8">
              <w:rPr>
                <w:lang w:val="en-IN"/>
              </w:rPr>
              <w:t>3. Documentation &amp; Reporting</w:t>
            </w:r>
          </w:p>
        </w:tc>
        <w:tc>
          <w:tcPr>
            <w:tcW w:w="2182" w:type="dxa"/>
            <w:tcBorders>
              <w:top w:val="nil"/>
              <w:left w:val="nil"/>
              <w:bottom w:val="single" w:sz="4" w:space="0" w:color="auto"/>
              <w:right w:val="single" w:sz="4" w:space="0" w:color="auto"/>
            </w:tcBorders>
            <w:vAlign w:val="center"/>
          </w:tcPr>
          <w:p w14:paraId="39B30089" w14:textId="77777777" w:rsidR="00A42314" w:rsidRPr="00EF6AE8" w:rsidRDefault="00A42314" w:rsidP="004C00A5">
            <w:pPr>
              <w:pStyle w:val="BodyText"/>
              <w:spacing w:before="64"/>
              <w:jc w:val="center"/>
              <w:rPr>
                <w:lang w:val="en-IN"/>
              </w:rPr>
            </w:pPr>
            <w:r>
              <w:rPr>
                <w:lang w:val="en-IN"/>
              </w:rPr>
              <w:t>2</w:t>
            </w:r>
          </w:p>
        </w:tc>
        <w:tc>
          <w:tcPr>
            <w:tcW w:w="1910" w:type="dxa"/>
            <w:tcBorders>
              <w:top w:val="nil"/>
              <w:left w:val="nil"/>
              <w:bottom w:val="single" w:sz="4" w:space="0" w:color="auto"/>
              <w:right w:val="single" w:sz="4" w:space="0" w:color="auto"/>
            </w:tcBorders>
            <w:vAlign w:val="center"/>
          </w:tcPr>
          <w:p w14:paraId="23285912" w14:textId="77777777" w:rsidR="00A42314" w:rsidRPr="00EF6AE8" w:rsidRDefault="00A42314" w:rsidP="004C00A5">
            <w:pPr>
              <w:pStyle w:val="BodyText"/>
              <w:spacing w:before="64"/>
              <w:rPr>
                <w:lang w:val="en-IN"/>
              </w:rPr>
            </w:pPr>
          </w:p>
        </w:tc>
      </w:tr>
      <w:tr w:rsidR="00A42314" w:rsidRPr="00EF6AE8" w14:paraId="47EB1718" w14:textId="77777777" w:rsidTr="00A42314">
        <w:trPr>
          <w:trHeight w:val="735"/>
        </w:trPr>
        <w:tc>
          <w:tcPr>
            <w:tcW w:w="5731" w:type="dxa"/>
            <w:tcBorders>
              <w:top w:val="single" w:sz="4" w:space="0" w:color="auto"/>
              <w:left w:val="single" w:sz="4" w:space="0" w:color="auto"/>
              <w:bottom w:val="single" w:sz="4" w:space="0" w:color="auto"/>
              <w:right w:val="single" w:sz="4" w:space="0" w:color="auto"/>
            </w:tcBorders>
            <w:vAlign w:val="center"/>
            <w:hideMark/>
          </w:tcPr>
          <w:p w14:paraId="04A234D4" w14:textId="77777777" w:rsidR="00A42314" w:rsidRPr="00EF6AE8" w:rsidRDefault="00A42314" w:rsidP="004C00A5">
            <w:pPr>
              <w:pStyle w:val="BodyText"/>
              <w:spacing w:before="64"/>
              <w:rPr>
                <w:lang w:val="en-IN"/>
              </w:rPr>
            </w:pPr>
            <w:r w:rsidRPr="00EF6AE8">
              <w:rPr>
                <w:lang w:val="en-IN"/>
              </w:rPr>
              <w:t>4. Engagement, Problem-Solving &amp; Team Collaboration</w:t>
            </w:r>
          </w:p>
        </w:tc>
        <w:tc>
          <w:tcPr>
            <w:tcW w:w="2182" w:type="dxa"/>
            <w:tcBorders>
              <w:top w:val="single" w:sz="4" w:space="0" w:color="auto"/>
              <w:left w:val="nil"/>
              <w:bottom w:val="single" w:sz="4" w:space="0" w:color="auto"/>
              <w:right w:val="single" w:sz="4" w:space="0" w:color="auto"/>
            </w:tcBorders>
            <w:vAlign w:val="center"/>
          </w:tcPr>
          <w:p w14:paraId="5DD14C88" w14:textId="77777777" w:rsidR="00A42314" w:rsidRPr="00EF6AE8" w:rsidRDefault="00A42314" w:rsidP="004C00A5">
            <w:pPr>
              <w:pStyle w:val="BodyText"/>
              <w:spacing w:before="64"/>
              <w:jc w:val="center"/>
              <w:rPr>
                <w:lang w:val="en-IN"/>
              </w:rPr>
            </w:pPr>
            <w:r>
              <w:rPr>
                <w:lang w:val="en-IN"/>
              </w:rPr>
              <w:t>2</w:t>
            </w:r>
          </w:p>
        </w:tc>
        <w:tc>
          <w:tcPr>
            <w:tcW w:w="1910" w:type="dxa"/>
            <w:tcBorders>
              <w:top w:val="single" w:sz="4" w:space="0" w:color="auto"/>
              <w:left w:val="nil"/>
              <w:bottom w:val="single" w:sz="4" w:space="0" w:color="auto"/>
              <w:right w:val="single" w:sz="4" w:space="0" w:color="auto"/>
            </w:tcBorders>
            <w:vAlign w:val="center"/>
          </w:tcPr>
          <w:p w14:paraId="4171DAFE" w14:textId="77777777" w:rsidR="00A42314" w:rsidRPr="00EF6AE8" w:rsidRDefault="00A42314" w:rsidP="004C00A5">
            <w:pPr>
              <w:pStyle w:val="BodyText"/>
              <w:spacing w:before="64"/>
              <w:rPr>
                <w:lang w:val="en-IN"/>
              </w:rPr>
            </w:pPr>
          </w:p>
        </w:tc>
      </w:tr>
      <w:tr w:rsidR="00A42314" w:rsidRPr="00EF6AE8" w14:paraId="7D9D8FA6" w14:textId="77777777" w:rsidTr="00A42314">
        <w:trPr>
          <w:trHeight w:val="735"/>
        </w:trPr>
        <w:tc>
          <w:tcPr>
            <w:tcW w:w="5731" w:type="dxa"/>
            <w:tcBorders>
              <w:top w:val="single" w:sz="4" w:space="0" w:color="auto"/>
              <w:left w:val="single" w:sz="4" w:space="0" w:color="auto"/>
              <w:bottom w:val="single" w:sz="4" w:space="0" w:color="auto"/>
              <w:right w:val="single" w:sz="4" w:space="0" w:color="auto"/>
            </w:tcBorders>
            <w:vAlign w:val="center"/>
          </w:tcPr>
          <w:p w14:paraId="20E1BEE0" w14:textId="77777777" w:rsidR="00A42314" w:rsidRPr="00EF6AE8" w:rsidRDefault="00A42314" w:rsidP="004C00A5">
            <w:pPr>
              <w:pStyle w:val="BodyText"/>
              <w:spacing w:before="64"/>
              <w:rPr>
                <w:lang w:val="en-IN"/>
              </w:rPr>
            </w:pPr>
            <w:r>
              <w:rPr>
                <w:lang w:val="en-IN"/>
              </w:rPr>
              <w:t>Total</w:t>
            </w:r>
          </w:p>
        </w:tc>
        <w:tc>
          <w:tcPr>
            <w:tcW w:w="2182" w:type="dxa"/>
            <w:tcBorders>
              <w:top w:val="single" w:sz="4" w:space="0" w:color="auto"/>
              <w:left w:val="nil"/>
              <w:bottom w:val="single" w:sz="4" w:space="0" w:color="auto"/>
              <w:right w:val="single" w:sz="4" w:space="0" w:color="auto"/>
            </w:tcBorders>
            <w:vAlign w:val="center"/>
          </w:tcPr>
          <w:p w14:paraId="0F6451F9" w14:textId="77777777" w:rsidR="00A42314" w:rsidRPr="00EF6AE8" w:rsidRDefault="00A42314" w:rsidP="004C00A5">
            <w:pPr>
              <w:pStyle w:val="BodyText"/>
              <w:spacing w:before="64"/>
              <w:jc w:val="center"/>
              <w:rPr>
                <w:lang w:val="en-IN"/>
              </w:rPr>
            </w:pPr>
            <w:r>
              <w:rPr>
                <w:lang w:val="en-IN"/>
              </w:rPr>
              <w:t>10</w:t>
            </w:r>
          </w:p>
        </w:tc>
        <w:tc>
          <w:tcPr>
            <w:tcW w:w="1910" w:type="dxa"/>
            <w:tcBorders>
              <w:top w:val="single" w:sz="4" w:space="0" w:color="auto"/>
              <w:left w:val="nil"/>
              <w:bottom w:val="single" w:sz="4" w:space="0" w:color="auto"/>
              <w:right w:val="single" w:sz="4" w:space="0" w:color="auto"/>
            </w:tcBorders>
            <w:vAlign w:val="center"/>
          </w:tcPr>
          <w:p w14:paraId="16A97296" w14:textId="77777777" w:rsidR="00A42314" w:rsidRPr="00EF6AE8" w:rsidRDefault="00A42314" w:rsidP="004C00A5">
            <w:pPr>
              <w:pStyle w:val="BodyText"/>
              <w:spacing w:before="64"/>
              <w:rPr>
                <w:lang w:val="en-IN"/>
              </w:rPr>
            </w:pPr>
          </w:p>
        </w:tc>
      </w:tr>
    </w:tbl>
    <w:p w14:paraId="6C3DD286" w14:textId="77777777" w:rsidR="00E047C9" w:rsidRDefault="00E047C9" w:rsidP="00E047C9">
      <w:pPr>
        <w:pBdr>
          <w:top w:val="nil"/>
          <w:left w:val="nil"/>
          <w:bottom w:val="nil"/>
          <w:right w:val="nil"/>
          <w:between w:val="nil"/>
        </w:pBdr>
        <w:spacing w:before="133" w:line="360" w:lineRule="auto"/>
        <w:ind w:left="119"/>
        <w:jc w:val="both"/>
        <w:rPr>
          <w:rFonts w:ascii="Times New Roman" w:hAnsi="Times New Roman" w:cs="Times New Roman"/>
          <w:b/>
          <w:bCs/>
          <w:sz w:val="24"/>
          <w:szCs w:val="24"/>
          <w:lang w:val="en-IN"/>
        </w:rPr>
      </w:pPr>
    </w:p>
    <w:p w14:paraId="4FBF90AF" w14:textId="7A13FF80" w:rsidR="00A71051" w:rsidRDefault="00E047C9" w:rsidP="00E047C9">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sidRPr="00E047C9">
        <w:rPr>
          <w:rFonts w:ascii="Times New Roman" w:hAnsi="Times New Roman" w:cs="Times New Roman"/>
          <w:b/>
          <w:bCs/>
          <w:sz w:val="24"/>
          <w:szCs w:val="24"/>
          <w:lang w:val="en-IN"/>
        </w:rPr>
        <w:t>Result:</w:t>
      </w:r>
      <w:r w:rsidRPr="00E047C9">
        <w:rPr>
          <w:b/>
          <w:bCs/>
          <w:lang w:val="en-IN"/>
        </w:rPr>
        <w:t xml:space="preserve"> </w:t>
      </w:r>
      <w:r>
        <w:rPr>
          <w:rFonts w:ascii="Times New Roman" w:eastAsia="Times New Roman" w:hAnsi="Times New Roman" w:cs="Times New Roman"/>
          <w:color w:val="000000"/>
          <w:sz w:val="24"/>
          <w:szCs w:val="24"/>
        </w:rPr>
        <w:t xml:space="preserve">Hash values are matched. </w:t>
      </w:r>
      <w:r w:rsidR="00944C6A">
        <w:rPr>
          <w:rFonts w:ascii="Times New Roman" w:eastAsia="Times New Roman" w:hAnsi="Times New Roman" w:cs="Times New Roman"/>
          <w:color w:val="000000"/>
          <w:sz w:val="24"/>
          <w:szCs w:val="24"/>
        </w:rPr>
        <w:t xml:space="preserve"> </w:t>
      </w:r>
    </w:p>
    <w:p w14:paraId="02B1A47B"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33105F2D"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654A79F1"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0ACAC517"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0830532" w14:textId="77777777" w:rsidR="001F3700" w:rsidRDefault="001F3700" w:rsidP="008D593A">
      <w:pPr>
        <w:pBdr>
          <w:top w:val="nil"/>
          <w:left w:val="nil"/>
          <w:bottom w:val="nil"/>
          <w:right w:val="nil"/>
          <w:between w:val="nil"/>
        </w:pBdr>
        <w:spacing w:before="133" w:line="360" w:lineRule="auto"/>
        <w:jc w:val="both"/>
        <w:rPr>
          <w:rFonts w:ascii="Times New Roman" w:eastAsia="Times New Roman" w:hAnsi="Times New Roman" w:cs="Times New Roman"/>
          <w:color w:val="000000"/>
          <w:sz w:val="24"/>
          <w:szCs w:val="24"/>
        </w:rPr>
      </w:pPr>
    </w:p>
    <w:p w14:paraId="6FF1C0FC"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441B854"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7A9568D4"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sectPr w:rsidR="001F3700">
      <w:headerReference w:type="even" r:id="rId19"/>
      <w:headerReference w:type="default" r:id="rId20"/>
      <w:footerReference w:type="default" r:id="rId21"/>
      <w:headerReference w:type="first" r:id="rId22"/>
      <w:pgSz w:w="12240" w:h="15840"/>
      <w:pgMar w:top="1134" w:right="1340" w:bottom="280" w:left="1340" w:header="8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2EF01" w14:textId="77777777" w:rsidR="0017151F" w:rsidRDefault="0017151F">
      <w:r>
        <w:separator/>
      </w:r>
    </w:p>
  </w:endnote>
  <w:endnote w:type="continuationSeparator" w:id="0">
    <w:p w14:paraId="407AD6C2" w14:textId="77777777" w:rsidR="0017151F" w:rsidRDefault="00171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1206D2F-99A2-41C5-A01D-970069BA7BE9}"/>
  </w:font>
  <w:font w:name="Calibri">
    <w:panose1 w:val="020F0502020204030204"/>
    <w:charset w:val="00"/>
    <w:family w:val="swiss"/>
    <w:pitch w:val="variable"/>
    <w:sig w:usb0="E4002EFF" w:usb1="C200247B" w:usb2="00000009" w:usb3="00000000" w:csb0="000001FF" w:csb1="00000000"/>
    <w:embedRegular r:id="rId2" w:fontKey="{B4379A99-36F3-4FFE-BAAF-61479162074E}"/>
    <w:embedBold r:id="rId3" w:fontKey="{48E897A0-CF91-4F2F-9587-2ABA1640B3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19E16DA-4344-498B-B9A7-D4F8FDF6393F}"/>
  </w:font>
  <w:font w:name="Cambria">
    <w:altName w:val="Cambria"/>
    <w:panose1 w:val="02040503050406030204"/>
    <w:charset w:val="00"/>
    <w:family w:val="roman"/>
    <w:pitch w:val="variable"/>
    <w:sig w:usb0="E00006FF" w:usb1="420024FF" w:usb2="02000000" w:usb3="00000000" w:csb0="0000019F" w:csb1="00000000"/>
    <w:embedRegular r:id="rId5" w:fontKey="{370DB64E-088F-46B1-A57F-E9342B9B6B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0F32" w14:textId="77777777" w:rsidR="00A71051" w:rsidRDefault="00944C6A">
    <w:pPr>
      <w:pBdr>
        <w:top w:val="nil"/>
        <w:left w:val="nil"/>
        <w:bottom w:val="nil"/>
        <w:right w:val="nil"/>
        <w:between w:val="nil"/>
      </w:pBdr>
      <w:tabs>
        <w:tab w:val="center" w:pos="4513"/>
        <w:tab w:val="right" w:pos="9026"/>
      </w:tabs>
      <w:rPr>
        <w:color w:val="000000"/>
      </w:rPr>
    </w:pPr>
    <w:r>
      <w:rPr>
        <w:color w:val="000000"/>
      </w:rPr>
      <w:t>KARE|SoC|CSE|2024-2025|Digital Forensics|Lab|Ex.No.1</w:t>
    </w:r>
    <w:sdt>
      <w:sdtPr>
        <w:tag w:val="goog_rdk_4"/>
        <w:id w:val="-21874857"/>
      </w:sdtPr>
      <w:sdtContent>
        <w:ins w:id="1" w:author="SIDAGAM VAMSI CHARAN 2024-CSE" w:date="2026-08-06T06:55:00Z">
          <w:r>
            <w:rPr>
              <w:noProof/>
            </w:rPr>
            <w:drawing>
              <wp:anchor distT="0" distB="0" distL="0" distR="0" simplePos="0" relativeHeight="251656192" behindDoc="0" locked="0" layoutInCell="1" hidden="0" allowOverlap="1" wp14:anchorId="347D133F" wp14:editId="3D58395E">
                <wp:simplePos x="0" y="0"/>
                <wp:positionH relativeFrom="column">
                  <wp:posOffset>247650</wp:posOffset>
                </wp:positionH>
                <wp:positionV relativeFrom="paragraph">
                  <wp:posOffset>256242</wp:posOffset>
                </wp:positionV>
                <wp:extent cx="3985164" cy="2720340"/>
                <wp:effectExtent l="0" t="0" r="0" b="0"/>
                <wp:wrapTopAndBottom distT="0" dist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3985164" cy="2720340"/>
                        </a:xfrm>
                        <a:prstGeom prst="rect">
                          <a:avLst/>
                        </a:prstGeom>
                        <a:ln/>
                      </pic:spPr>
                    </pic:pic>
                  </a:graphicData>
                </a:graphic>
              </wp:anchor>
            </w:drawing>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11316" w14:textId="77777777" w:rsidR="0017151F" w:rsidRDefault="0017151F">
      <w:r>
        <w:separator/>
      </w:r>
    </w:p>
  </w:footnote>
  <w:footnote w:type="continuationSeparator" w:id="0">
    <w:p w14:paraId="7C2937F9" w14:textId="77777777" w:rsidR="0017151F" w:rsidRDefault="00171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D78D" w14:textId="27BF95C8" w:rsidR="00A71051" w:rsidRDefault="00A71051">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C29C" w14:textId="7BE1E16F" w:rsidR="00A71051" w:rsidRDefault="00A71051">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708A" w14:textId="237DAF6C" w:rsidR="00A71051" w:rsidRDefault="00A7105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1E8C"/>
    <w:multiLevelType w:val="multilevel"/>
    <w:tmpl w:val="0744365E"/>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60674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51"/>
    <w:rsid w:val="00131065"/>
    <w:rsid w:val="0017151F"/>
    <w:rsid w:val="001F3700"/>
    <w:rsid w:val="00371A1B"/>
    <w:rsid w:val="008D593A"/>
    <w:rsid w:val="00944C6A"/>
    <w:rsid w:val="00A42314"/>
    <w:rsid w:val="00A71051"/>
    <w:rsid w:val="00E04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7A8B3"/>
  <w15:docId w15:val="{018DB3CD-1524-49DC-81A7-CA9EAF1E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1"/>
      <w:ind w:left="119"/>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uiPriority w:val="1"/>
    <w:qFormat/>
    <w:rsid w:val="00A42314"/>
    <w:pPr>
      <w:autoSpaceDE w:val="0"/>
      <w:autoSpaceDN w:val="0"/>
    </w:pPr>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rsid w:val="00A42314"/>
    <w:rPr>
      <w:rFonts w:ascii="Times New Roman" w:eastAsia="Times New Roman" w:hAnsi="Times New Roman" w:cs="Times New Roman"/>
      <w:b/>
      <w:bCs/>
      <w:sz w:val="24"/>
      <w:szCs w:val="24"/>
      <w:lang w:val="en-US" w:eastAsia="en-US"/>
    </w:rPr>
  </w:style>
  <w:style w:type="paragraph" w:styleId="NormalWeb">
    <w:name w:val="Normal (Web)"/>
    <w:basedOn w:val="Normal"/>
    <w:uiPriority w:val="99"/>
    <w:semiHidden/>
    <w:unhideWhenUsed/>
    <w:rsid w:val="00E047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Iaz/wKiE5JRUEfUxFGhu34I9A==">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Chandu</cp:lastModifiedBy>
  <cp:revision>2</cp:revision>
  <dcterms:created xsi:type="dcterms:W3CDTF">2026-09-11T08:52:00Z</dcterms:created>
  <dcterms:modified xsi:type="dcterms:W3CDTF">2026-09-11T08:52:00Z</dcterms:modified>
</cp:coreProperties>
</file>